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44B3" w14:textId="240FA76C" w:rsidR="0058668C" w:rsidRPr="0058668C" w:rsidRDefault="0058668C" w:rsidP="0058668C">
      <w:pPr>
        <w:spacing w:after="0" w:line="240" w:lineRule="auto"/>
        <w:jc w:val="center"/>
        <w:rPr>
          <w:rFonts w:eastAsia="Times New Roman" w:cs="Times New Roman"/>
          <w:kern w:val="0"/>
          <w14:ligatures w14:val="none"/>
        </w:rPr>
      </w:pPr>
      <w:r w:rsidRPr="0058668C">
        <w:rPr>
          <w:rFonts w:eastAsia="Times New Roman" w:cs="Times New Roman"/>
          <w:kern w:val="0"/>
          <w14:ligatures w14:val="none"/>
        </w:rPr>
        <w:t xml:space="preserve">Systems-Level Design of a Multi-Epitope Immunotherapeutic </w:t>
      </w:r>
      <w:r w:rsidR="008354EB">
        <w:rPr>
          <w:rFonts w:eastAsia="Times New Roman" w:cs="Times New Roman"/>
          <w:kern w:val="0"/>
          <w14:ligatures w14:val="none"/>
        </w:rPr>
        <w:t>Construct</w:t>
      </w:r>
      <w:r w:rsidRPr="0058668C">
        <w:rPr>
          <w:rFonts w:eastAsia="Times New Roman" w:cs="Times New Roman"/>
          <w:kern w:val="0"/>
          <w14:ligatures w14:val="none"/>
        </w:rPr>
        <w:t xml:space="preserve"> Targeting EBV-Associated Oncogenesis</w:t>
      </w:r>
    </w:p>
    <w:p w14:paraId="4FA19311" w14:textId="77777777" w:rsidR="0058668C" w:rsidRPr="0058668C" w:rsidRDefault="0058668C" w:rsidP="0058668C">
      <w:pPr>
        <w:spacing w:after="0" w:line="240" w:lineRule="auto"/>
        <w:rPr>
          <w:rFonts w:eastAsia="Times New Roman" w:cs="Times New Roman"/>
          <w:kern w:val="0"/>
          <w14:ligatures w14:val="none"/>
        </w:rPr>
      </w:pPr>
    </w:p>
    <w:p w14:paraId="0493DFC0" w14:textId="77777777" w:rsidR="0058668C" w:rsidRPr="0058668C" w:rsidRDefault="0058668C" w:rsidP="0058668C">
      <w:pPr>
        <w:spacing w:after="0" w:line="240" w:lineRule="auto"/>
        <w:rPr>
          <w:rFonts w:eastAsia="Times New Roman" w:cs="Times New Roman"/>
          <w:kern w:val="0"/>
          <w:sz w:val="16"/>
          <w:szCs w:val="16"/>
          <w14:ligatures w14:val="none"/>
        </w:rPr>
      </w:pPr>
      <w:r w:rsidRPr="0058668C">
        <w:rPr>
          <w:rFonts w:eastAsia="Times New Roman" w:cs="Times New Roman"/>
          <w:kern w:val="0"/>
          <w:sz w:val="16"/>
          <w:szCs w:val="16"/>
          <w14:ligatures w14:val="none"/>
        </w:rPr>
        <w:t>Ssemuyiga Charles</w:t>
      </w:r>
      <w:r w:rsidRPr="0058668C">
        <w:rPr>
          <w:rFonts w:eastAsia="Times New Roman" w:cs="Times New Roman"/>
          <w:kern w:val="0"/>
          <w:sz w:val="16"/>
          <w:szCs w:val="16"/>
          <w:vertAlign w:val="superscript"/>
          <w14:ligatures w14:val="none"/>
        </w:rPr>
        <w:t>1,2*</w:t>
      </w:r>
      <w:r w:rsidRPr="0058668C">
        <w:rPr>
          <w:rFonts w:eastAsia="Times New Roman" w:cs="Times New Roman"/>
          <w:kern w:val="0"/>
          <w:sz w:val="16"/>
          <w:szCs w:val="16"/>
          <w14:ligatures w14:val="none"/>
        </w:rPr>
        <w:t xml:space="preserve">, and </w:t>
      </w:r>
      <w:proofErr w:type="spellStart"/>
      <w:r w:rsidRPr="0058668C">
        <w:rPr>
          <w:rFonts w:eastAsia="Times New Roman" w:cs="Times New Roman"/>
          <w:kern w:val="0"/>
          <w:sz w:val="16"/>
          <w:szCs w:val="16"/>
          <w14:ligatures w14:val="none"/>
        </w:rPr>
        <w:t>Naddamba</w:t>
      </w:r>
      <w:proofErr w:type="spellEnd"/>
      <w:r w:rsidRPr="0058668C">
        <w:rPr>
          <w:rFonts w:eastAsia="Times New Roman" w:cs="Times New Roman"/>
          <w:kern w:val="0"/>
          <w:sz w:val="16"/>
          <w:szCs w:val="16"/>
          <w14:ligatures w14:val="none"/>
        </w:rPr>
        <w:t xml:space="preserve"> Assumpta</w:t>
      </w:r>
      <w:r w:rsidRPr="0058668C">
        <w:rPr>
          <w:rFonts w:eastAsia="Times New Roman" w:cs="Times New Roman"/>
          <w:kern w:val="0"/>
          <w:sz w:val="16"/>
          <w:szCs w:val="16"/>
          <w:vertAlign w:val="superscript"/>
          <w14:ligatures w14:val="none"/>
        </w:rPr>
        <w:t>2</w:t>
      </w:r>
    </w:p>
    <w:p w14:paraId="37FB83CB" w14:textId="77777777" w:rsidR="0058668C" w:rsidRPr="0058668C" w:rsidRDefault="0058668C" w:rsidP="0058668C">
      <w:pPr>
        <w:spacing w:after="0" w:line="240" w:lineRule="auto"/>
        <w:rPr>
          <w:rFonts w:eastAsia="Times New Roman" w:cs="Times New Roman"/>
          <w:kern w:val="0"/>
          <w14:ligatures w14:val="none"/>
        </w:rPr>
      </w:pPr>
    </w:p>
    <w:p w14:paraId="46FBE1AE" w14:textId="77777777" w:rsidR="0058668C" w:rsidRPr="0058668C" w:rsidRDefault="0058668C" w:rsidP="0058668C">
      <w:pPr>
        <w:spacing w:after="0" w:line="240" w:lineRule="auto"/>
        <w:rPr>
          <w:rFonts w:eastAsia="Times New Roman" w:cs="Times New Roman"/>
          <w:kern w:val="0"/>
          <w:sz w:val="16"/>
          <w:szCs w:val="16"/>
          <w14:ligatures w14:val="none"/>
        </w:rPr>
      </w:pPr>
      <w:r w:rsidRPr="0058668C">
        <w:rPr>
          <w:rFonts w:eastAsia="Times New Roman" w:cs="Times New Roman"/>
          <w:kern w:val="0"/>
          <w:sz w:val="16"/>
          <w:szCs w:val="16"/>
          <w:vertAlign w:val="superscript"/>
          <w14:ligatures w14:val="none"/>
        </w:rPr>
        <w:t>1</w:t>
      </w:r>
      <w:r w:rsidRPr="0058668C">
        <w:rPr>
          <w:rFonts w:eastAsia="Times New Roman" w:cs="Times New Roman"/>
          <w:kern w:val="0"/>
          <w:sz w:val="16"/>
          <w:szCs w:val="16"/>
          <w14:ligatures w14:val="none"/>
        </w:rPr>
        <w:t xml:space="preserve">PharmaQsar Bioinformatics Firm, Kampala, Uganda. </w:t>
      </w:r>
      <w:r w:rsidRPr="0058668C">
        <w:rPr>
          <w:rFonts w:eastAsia="Times New Roman" w:cs="Times New Roman"/>
          <w:kern w:val="0"/>
          <w:sz w:val="16"/>
          <w:szCs w:val="16"/>
          <w:vertAlign w:val="superscript"/>
          <w14:ligatures w14:val="none"/>
        </w:rPr>
        <w:t>2</w:t>
      </w:r>
      <w:r w:rsidRPr="0058668C">
        <w:rPr>
          <w:rFonts w:eastAsia="Times New Roman" w:cs="Times New Roman"/>
          <w:kern w:val="0"/>
          <w:sz w:val="16"/>
          <w:szCs w:val="16"/>
          <w14:ligatures w14:val="none"/>
        </w:rPr>
        <w:t>Department of Microbiology, Kampala International University, School of Natural and Applied Sciences (SONAS), Kansanga, Kampala, Uganda.</w:t>
      </w:r>
    </w:p>
    <w:p w14:paraId="480DAF5F" w14:textId="77777777" w:rsidR="0058668C" w:rsidRPr="0058668C" w:rsidRDefault="0058668C" w:rsidP="0058668C">
      <w:pPr>
        <w:spacing w:after="0" w:line="240" w:lineRule="auto"/>
        <w:rPr>
          <w:rFonts w:eastAsia="Times New Roman" w:cs="Times New Roman"/>
          <w:kern w:val="0"/>
          <w:sz w:val="16"/>
          <w:szCs w:val="16"/>
          <w14:ligatures w14:val="none"/>
        </w:rPr>
      </w:pPr>
    </w:p>
    <w:p w14:paraId="500D9D36" w14:textId="77777777" w:rsidR="0058668C" w:rsidRPr="0058668C" w:rsidRDefault="0058668C" w:rsidP="0058668C">
      <w:pPr>
        <w:spacing w:after="0" w:line="240" w:lineRule="auto"/>
        <w:rPr>
          <w:rFonts w:eastAsia="Times New Roman" w:cs="Times New Roman"/>
          <w:kern w:val="0"/>
          <w:sz w:val="16"/>
          <w:szCs w:val="16"/>
          <w14:ligatures w14:val="none"/>
        </w:rPr>
      </w:pPr>
      <w:r w:rsidRPr="0058668C">
        <w:rPr>
          <w:rFonts w:eastAsia="Times New Roman" w:cs="Times New Roman"/>
          <w:kern w:val="0"/>
          <w:sz w:val="16"/>
          <w:szCs w:val="16"/>
          <w14:ligatures w14:val="none"/>
        </w:rPr>
        <w:t>Correspondence.</w:t>
      </w:r>
    </w:p>
    <w:p w14:paraId="35550852" w14:textId="5BFCA5D5" w:rsidR="0058668C" w:rsidRPr="0058668C" w:rsidRDefault="0058668C" w:rsidP="0058668C">
      <w:pPr>
        <w:spacing w:after="0" w:line="240" w:lineRule="auto"/>
        <w:rPr>
          <w:rFonts w:eastAsia="Times New Roman" w:cs="Times New Roman"/>
          <w:kern w:val="0"/>
          <w:sz w:val="16"/>
          <w:szCs w:val="16"/>
          <w14:ligatures w14:val="none"/>
        </w:rPr>
      </w:pPr>
      <w:r w:rsidRPr="0058668C">
        <w:rPr>
          <w:rFonts w:eastAsia="Times New Roman" w:cs="Times New Roman"/>
          <w:kern w:val="0"/>
          <w:sz w:val="16"/>
          <w:szCs w:val="16"/>
          <w14:ligatures w14:val="none"/>
        </w:rPr>
        <w:t>(</w:t>
      </w:r>
      <w:r w:rsidR="00606FCF">
        <w:fldChar w:fldCharType="begin"/>
      </w:r>
      <w:ins w:id="0" w:author="ssemuyiga charles" w:date="2026-06-14T03:22:00Z" w16du:dateUtc="2026-06-14T00:22:00Z">
        <w:r w:rsidR="00606FCF">
          <w:instrText>HYPERLINK "mailto:</w:instrText>
        </w:r>
      </w:ins>
      <w:r w:rsidR="00606FCF">
        <w:instrText>charles.ssemuyiga@kiu.ac.ug</w:instrText>
      </w:r>
      <w:ins w:id="1" w:author="ssemuyiga charles" w:date="2026-06-14T03:22:00Z" w16du:dateUtc="2026-06-14T00:22:00Z">
        <w:r w:rsidR="00606FCF">
          <w:instrText>"</w:instrText>
        </w:r>
      </w:ins>
      <w:r w:rsidR="00606FCF">
        <w:fldChar w:fldCharType="separate"/>
      </w:r>
      <w:r w:rsidR="00606FCF" w:rsidRPr="00977856">
        <w:rPr>
          <w:rStyle w:val="Hyperlink"/>
        </w:rPr>
        <w:t>charles.ssemuyiga@kiu.ac.ug</w:t>
      </w:r>
      <w:r w:rsidR="00606FCF">
        <w:fldChar w:fldCharType="end"/>
      </w:r>
      <w:r w:rsidRPr="0058668C">
        <w:rPr>
          <w:rFonts w:eastAsia="Times New Roman" w:cs="Times New Roman"/>
          <w:kern w:val="0"/>
          <w:sz w:val="16"/>
          <w:szCs w:val="16"/>
          <w14:ligatures w14:val="none"/>
        </w:rPr>
        <w:t>)</w:t>
      </w:r>
      <w:r w:rsidR="00606FCF">
        <w:rPr>
          <w:rFonts w:eastAsia="Times New Roman" w:cs="Times New Roman"/>
          <w:kern w:val="0"/>
          <w:sz w:val="16"/>
          <w:szCs w:val="16"/>
          <w14:ligatures w14:val="none"/>
        </w:rPr>
        <w:t xml:space="preserve"> </w:t>
      </w:r>
      <w:r w:rsidRPr="0058668C">
        <w:rPr>
          <w:rFonts w:eastAsia="Times New Roman" w:cs="Times New Roman"/>
          <w:kern w:val="0"/>
          <w:sz w:val="16"/>
          <w:szCs w:val="16"/>
          <w14:ligatures w14:val="none"/>
        </w:rPr>
        <w:t xml:space="preserve"> </w:t>
      </w:r>
    </w:p>
    <w:p w14:paraId="1701E82D" w14:textId="77777777" w:rsidR="00A52ED7" w:rsidRDefault="00A52ED7" w:rsidP="00A52ED7"/>
    <w:p w14:paraId="4FA12631" w14:textId="515EE821" w:rsidR="00BC68A7" w:rsidRPr="00BC68A7" w:rsidRDefault="00BC68A7" w:rsidP="00BC68A7">
      <w:pPr>
        <w:pStyle w:val="Caption"/>
        <w:keepNext/>
        <w:rPr>
          <w:i w:val="0"/>
          <w:iCs w:val="0"/>
          <w:color w:val="auto"/>
          <w:sz w:val="16"/>
          <w:szCs w:val="16"/>
        </w:rPr>
      </w:pPr>
      <w:r w:rsidRPr="00BC68A7">
        <w:rPr>
          <w:i w:val="0"/>
          <w:iCs w:val="0"/>
          <w:color w:val="auto"/>
          <w:sz w:val="16"/>
          <w:szCs w:val="16"/>
        </w:rPr>
        <w:t>Table S</w:t>
      </w:r>
      <w:r w:rsidRPr="00BC68A7">
        <w:rPr>
          <w:i w:val="0"/>
          <w:iCs w:val="0"/>
          <w:color w:val="auto"/>
          <w:sz w:val="16"/>
          <w:szCs w:val="16"/>
        </w:rPr>
        <w:fldChar w:fldCharType="begin"/>
      </w:r>
      <w:r w:rsidRPr="00BC68A7">
        <w:rPr>
          <w:i w:val="0"/>
          <w:iCs w:val="0"/>
          <w:color w:val="auto"/>
          <w:sz w:val="16"/>
          <w:szCs w:val="16"/>
        </w:rPr>
        <w:instrText xml:space="preserve"> SEQ Table \* ARABIC </w:instrText>
      </w:r>
      <w:r w:rsidRPr="00BC68A7">
        <w:rPr>
          <w:i w:val="0"/>
          <w:iCs w:val="0"/>
          <w:color w:val="auto"/>
          <w:sz w:val="16"/>
          <w:szCs w:val="16"/>
        </w:rPr>
        <w:fldChar w:fldCharType="separate"/>
      </w:r>
      <w:r w:rsidR="00BA217E">
        <w:rPr>
          <w:i w:val="0"/>
          <w:iCs w:val="0"/>
          <w:noProof/>
          <w:color w:val="auto"/>
          <w:sz w:val="16"/>
          <w:szCs w:val="16"/>
        </w:rPr>
        <w:t>1</w:t>
      </w:r>
      <w:r w:rsidRPr="00BC68A7">
        <w:rPr>
          <w:i w:val="0"/>
          <w:iCs w:val="0"/>
          <w:color w:val="auto"/>
          <w:sz w:val="16"/>
          <w:szCs w:val="16"/>
        </w:rPr>
        <w:fldChar w:fldCharType="end"/>
      </w:r>
      <w:r w:rsidRPr="00BC68A7">
        <w:rPr>
          <w:i w:val="0"/>
          <w:iCs w:val="0"/>
          <w:color w:val="auto"/>
          <w:sz w:val="16"/>
          <w:szCs w:val="16"/>
        </w:rPr>
        <w:t xml:space="preserve">: Summary of the roles of different EBV proteins in different cancers. </w:t>
      </w:r>
    </w:p>
    <w:tbl>
      <w:tblPr>
        <w:tblStyle w:val="TableGrid1"/>
        <w:tblW w:w="0" w:type="auto"/>
        <w:tblLook w:val="04A0" w:firstRow="1" w:lastRow="0" w:firstColumn="1" w:lastColumn="0" w:noHBand="0" w:noVBand="1"/>
      </w:tblPr>
      <w:tblGrid>
        <w:gridCol w:w="1673"/>
        <w:gridCol w:w="1215"/>
        <w:gridCol w:w="1051"/>
        <w:gridCol w:w="2286"/>
        <w:gridCol w:w="1270"/>
        <w:gridCol w:w="721"/>
        <w:gridCol w:w="800"/>
      </w:tblGrid>
      <w:tr w:rsidR="004A3229" w:rsidRPr="008564E3" w14:paraId="36A81174" w14:textId="77777777" w:rsidTr="008564E3">
        <w:tc>
          <w:tcPr>
            <w:tcW w:w="0" w:type="auto"/>
            <w:hideMark/>
          </w:tcPr>
          <w:p w14:paraId="774E16F4" w14:textId="77777777" w:rsidR="008564E3" w:rsidRPr="008564E3" w:rsidRDefault="008564E3" w:rsidP="008564E3">
            <w:pPr>
              <w:spacing w:after="160" w:line="259" w:lineRule="auto"/>
              <w:rPr>
                <w:sz w:val="12"/>
                <w:szCs w:val="12"/>
              </w:rPr>
            </w:pPr>
            <w:r w:rsidRPr="008564E3">
              <w:rPr>
                <w:sz w:val="12"/>
                <w:szCs w:val="12"/>
              </w:rPr>
              <w:t>Cancer Type</w:t>
            </w:r>
          </w:p>
        </w:tc>
        <w:tc>
          <w:tcPr>
            <w:tcW w:w="0" w:type="auto"/>
            <w:hideMark/>
          </w:tcPr>
          <w:p w14:paraId="09D3791E" w14:textId="77777777" w:rsidR="008564E3" w:rsidRPr="008564E3" w:rsidRDefault="008564E3" w:rsidP="008564E3">
            <w:pPr>
              <w:spacing w:after="160" w:line="259" w:lineRule="auto"/>
              <w:rPr>
                <w:sz w:val="12"/>
                <w:szCs w:val="12"/>
              </w:rPr>
            </w:pPr>
            <w:r w:rsidRPr="008564E3">
              <w:rPr>
                <w:sz w:val="12"/>
                <w:szCs w:val="12"/>
              </w:rPr>
              <w:t>EBV Association</w:t>
            </w:r>
          </w:p>
        </w:tc>
        <w:tc>
          <w:tcPr>
            <w:tcW w:w="0" w:type="auto"/>
            <w:hideMark/>
          </w:tcPr>
          <w:p w14:paraId="10DA2BB9" w14:textId="77777777" w:rsidR="008564E3" w:rsidRPr="008564E3" w:rsidRDefault="008564E3" w:rsidP="008564E3">
            <w:pPr>
              <w:spacing w:after="160" w:line="259" w:lineRule="auto"/>
              <w:rPr>
                <w:sz w:val="12"/>
                <w:szCs w:val="12"/>
              </w:rPr>
            </w:pPr>
            <w:r w:rsidRPr="008564E3">
              <w:rPr>
                <w:sz w:val="12"/>
                <w:szCs w:val="12"/>
              </w:rPr>
              <w:t>Dominant EBV Latent Proteins</w:t>
            </w:r>
          </w:p>
        </w:tc>
        <w:tc>
          <w:tcPr>
            <w:tcW w:w="0" w:type="auto"/>
            <w:hideMark/>
          </w:tcPr>
          <w:p w14:paraId="1CCC180C" w14:textId="77777777" w:rsidR="008564E3" w:rsidRPr="008564E3" w:rsidRDefault="008564E3" w:rsidP="008564E3">
            <w:pPr>
              <w:spacing w:after="160" w:line="259" w:lineRule="auto"/>
              <w:rPr>
                <w:sz w:val="12"/>
                <w:szCs w:val="12"/>
              </w:rPr>
            </w:pPr>
            <w:r w:rsidRPr="008564E3">
              <w:rPr>
                <w:sz w:val="12"/>
                <w:szCs w:val="12"/>
              </w:rPr>
              <w:t>Mechanistic Role of EBV</w:t>
            </w:r>
          </w:p>
        </w:tc>
        <w:tc>
          <w:tcPr>
            <w:tcW w:w="0" w:type="auto"/>
            <w:hideMark/>
          </w:tcPr>
          <w:p w14:paraId="5CC354E8" w14:textId="77777777" w:rsidR="008564E3" w:rsidRPr="008564E3" w:rsidRDefault="008564E3" w:rsidP="008564E3">
            <w:pPr>
              <w:spacing w:after="160" w:line="259" w:lineRule="auto"/>
              <w:rPr>
                <w:sz w:val="12"/>
                <w:szCs w:val="12"/>
              </w:rPr>
            </w:pPr>
            <w:r w:rsidRPr="008564E3">
              <w:rPr>
                <w:sz w:val="12"/>
                <w:szCs w:val="12"/>
              </w:rPr>
              <w:t>Major Oncogenic Pathways</w:t>
            </w:r>
          </w:p>
        </w:tc>
        <w:tc>
          <w:tcPr>
            <w:tcW w:w="0" w:type="auto"/>
            <w:hideMark/>
          </w:tcPr>
          <w:p w14:paraId="4C9D2C3C" w14:textId="77777777" w:rsidR="008564E3" w:rsidRPr="008564E3" w:rsidRDefault="008564E3" w:rsidP="008564E3">
            <w:pPr>
              <w:spacing w:after="160" w:line="259" w:lineRule="auto"/>
              <w:rPr>
                <w:sz w:val="12"/>
                <w:szCs w:val="12"/>
              </w:rPr>
            </w:pPr>
            <w:r w:rsidRPr="008564E3">
              <w:rPr>
                <w:sz w:val="12"/>
                <w:szCs w:val="12"/>
              </w:rPr>
              <w:t>Latency Program</w:t>
            </w:r>
          </w:p>
        </w:tc>
        <w:tc>
          <w:tcPr>
            <w:tcW w:w="0" w:type="auto"/>
            <w:hideMark/>
          </w:tcPr>
          <w:p w14:paraId="44B6DF79" w14:textId="77777777" w:rsidR="008564E3" w:rsidRPr="008564E3" w:rsidRDefault="008564E3" w:rsidP="008564E3">
            <w:pPr>
              <w:spacing w:after="160" w:line="259" w:lineRule="auto"/>
              <w:rPr>
                <w:sz w:val="12"/>
                <w:szCs w:val="12"/>
              </w:rPr>
            </w:pPr>
            <w:r w:rsidRPr="008564E3">
              <w:rPr>
                <w:sz w:val="12"/>
                <w:szCs w:val="12"/>
              </w:rPr>
              <w:t>Key References</w:t>
            </w:r>
          </w:p>
        </w:tc>
      </w:tr>
      <w:tr w:rsidR="004A3229" w:rsidRPr="008564E3" w14:paraId="07F5A662" w14:textId="77777777" w:rsidTr="008564E3">
        <w:tc>
          <w:tcPr>
            <w:tcW w:w="0" w:type="auto"/>
            <w:hideMark/>
          </w:tcPr>
          <w:p w14:paraId="68B26994" w14:textId="77777777" w:rsidR="008564E3" w:rsidRPr="008564E3" w:rsidRDefault="008564E3" w:rsidP="008564E3">
            <w:pPr>
              <w:spacing w:after="160" w:line="259" w:lineRule="auto"/>
              <w:rPr>
                <w:sz w:val="12"/>
                <w:szCs w:val="12"/>
              </w:rPr>
            </w:pPr>
            <w:r w:rsidRPr="008564E3">
              <w:rPr>
                <w:sz w:val="12"/>
                <w:szCs w:val="12"/>
              </w:rPr>
              <w:t>Nasopharyngeal Carcinoma (NPC)</w:t>
            </w:r>
          </w:p>
        </w:tc>
        <w:tc>
          <w:tcPr>
            <w:tcW w:w="0" w:type="auto"/>
            <w:hideMark/>
          </w:tcPr>
          <w:p w14:paraId="1F8935D3" w14:textId="77777777" w:rsidR="008564E3" w:rsidRPr="008564E3" w:rsidRDefault="008564E3" w:rsidP="008564E3">
            <w:pPr>
              <w:spacing w:after="160" w:line="259" w:lineRule="auto"/>
              <w:rPr>
                <w:sz w:val="12"/>
                <w:szCs w:val="12"/>
              </w:rPr>
            </w:pPr>
            <w:r w:rsidRPr="008564E3">
              <w:rPr>
                <w:sz w:val="12"/>
                <w:szCs w:val="12"/>
              </w:rPr>
              <w:t>~100% in endemic regions</w:t>
            </w:r>
          </w:p>
        </w:tc>
        <w:tc>
          <w:tcPr>
            <w:tcW w:w="0" w:type="auto"/>
            <w:hideMark/>
          </w:tcPr>
          <w:p w14:paraId="6DE29812" w14:textId="77777777" w:rsidR="008564E3" w:rsidRPr="008564E3" w:rsidRDefault="008564E3" w:rsidP="008564E3">
            <w:pPr>
              <w:spacing w:after="160" w:line="259" w:lineRule="auto"/>
              <w:rPr>
                <w:sz w:val="12"/>
                <w:szCs w:val="12"/>
              </w:rPr>
            </w:pPr>
            <w:r w:rsidRPr="008564E3">
              <w:rPr>
                <w:sz w:val="12"/>
                <w:szCs w:val="12"/>
              </w:rPr>
              <w:t>LMP1, LMP2A, EBNA1, BART miRNAs</w:t>
            </w:r>
          </w:p>
        </w:tc>
        <w:tc>
          <w:tcPr>
            <w:tcW w:w="0" w:type="auto"/>
            <w:hideMark/>
          </w:tcPr>
          <w:p w14:paraId="28F0E220" w14:textId="77777777" w:rsidR="008564E3" w:rsidRPr="008564E3" w:rsidRDefault="008564E3" w:rsidP="008564E3">
            <w:pPr>
              <w:spacing w:after="160" w:line="259" w:lineRule="auto"/>
              <w:rPr>
                <w:sz w:val="12"/>
                <w:szCs w:val="12"/>
              </w:rPr>
            </w:pPr>
            <w:r w:rsidRPr="008564E3">
              <w:rPr>
                <w:sz w:val="12"/>
                <w:szCs w:val="12"/>
              </w:rPr>
              <w:t>LMP1 constitutively activates CD40 signaling; LMP2A mimics BCR; BART miRNAs suppress apoptosis and immune recognition</w:t>
            </w:r>
          </w:p>
        </w:tc>
        <w:tc>
          <w:tcPr>
            <w:tcW w:w="0" w:type="auto"/>
            <w:hideMark/>
          </w:tcPr>
          <w:p w14:paraId="3C1FBB91" w14:textId="77777777" w:rsidR="008564E3" w:rsidRPr="008564E3" w:rsidRDefault="008564E3" w:rsidP="008564E3">
            <w:pPr>
              <w:spacing w:after="160" w:line="259" w:lineRule="auto"/>
              <w:rPr>
                <w:sz w:val="12"/>
                <w:szCs w:val="12"/>
              </w:rPr>
            </w:pPr>
            <w:r w:rsidRPr="008564E3">
              <w:rPr>
                <w:sz w:val="12"/>
                <w:szCs w:val="12"/>
              </w:rPr>
              <w:t>NF-</w:t>
            </w:r>
            <w:proofErr w:type="spellStart"/>
            <w:r w:rsidRPr="008564E3">
              <w:rPr>
                <w:sz w:val="12"/>
                <w:szCs w:val="12"/>
              </w:rPr>
              <w:t>κB</w:t>
            </w:r>
            <w:proofErr w:type="spellEnd"/>
            <w:r w:rsidRPr="008564E3">
              <w:rPr>
                <w:sz w:val="12"/>
                <w:szCs w:val="12"/>
              </w:rPr>
              <w:t>, PI3K/AKT, JAK/STAT, EMT, p53 suppression</w:t>
            </w:r>
          </w:p>
        </w:tc>
        <w:tc>
          <w:tcPr>
            <w:tcW w:w="0" w:type="auto"/>
            <w:hideMark/>
          </w:tcPr>
          <w:p w14:paraId="286B90A1" w14:textId="77777777" w:rsidR="008564E3" w:rsidRPr="008564E3" w:rsidRDefault="008564E3" w:rsidP="008564E3">
            <w:pPr>
              <w:spacing w:after="160" w:line="259" w:lineRule="auto"/>
              <w:rPr>
                <w:sz w:val="12"/>
                <w:szCs w:val="12"/>
              </w:rPr>
            </w:pPr>
            <w:r w:rsidRPr="008564E3">
              <w:rPr>
                <w:sz w:val="12"/>
                <w:szCs w:val="12"/>
              </w:rPr>
              <w:t>Latency II</w:t>
            </w:r>
          </w:p>
        </w:tc>
        <w:tc>
          <w:tcPr>
            <w:tcW w:w="0" w:type="auto"/>
            <w:hideMark/>
          </w:tcPr>
          <w:p w14:paraId="419839FE" w14:textId="59919A23" w:rsidR="008564E3" w:rsidRPr="008564E3" w:rsidRDefault="00000000" w:rsidP="008564E3">
            <w:pPr>
              <w:spacing w:after="160" w:line="259" w:lineRule="auto"/>
              <w:rPr>
                <w:sz w:val="12"/>
                <w:szCs w:val="12"/>
              </w:rPr>
            </w:pPr>
            <w:sdt>
              <w:sdtPr>
                <w:rPr>
                  <w:rFonts w:cs="Times New Roman"/>
                  <w:color w:val="000000"/>
                  <w:sz w:val="12"/>
                  <w:szCs w:val="12"/>
                  <w:vertAlign w:val="superscript"/>
                </w:rPr>
                <w:tag w:val="MENDELEY_CITATION_v3_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"/>
                <w:id w:val="733201854"/>
                <w:placeholder>
                  <w:docPart w:val="DefaultPlaceholder_-1854013440"/>
                </w:placeholder>
              </w:sdtPr>
              <w:sdtContent>
                <w:r w:rsidR="009C0BD9" w:rsidRPr="009C0BD9">
                  <w:rPr>
                    <w:rFonts w:cs="Times New Roman"/>
                    <w:color w:val="000000"/>
                    <w:sz w:val="12"/>
                    <w:szCs w:val="12"/>
                    <w:vertAlign w:val="superscript"/>
                  </w:rPr>
                  <w:t>1,2</w:t>
                </w:r>
              </w:sdtContent>
            </w:sdt>
          </w:p>
        </w:tc>
      </w:tr>
      <w:tr w:rsidR="004A3229" w:rsidRPr="008564E3" w14:paraId="5479BD3C" w14:textId="77777777" w:rsidTr="008564E3">
        <w:tc>
          <w:tcPr>
            <w:tcW w:w="0" w:type="auto"/>
            <w:hideMark/>
          </w:tcPr>
          <w:p w14:paraId="75FCC0A9" w14:textId="77777777" w:rsidR="008564E3" w:rsidRPr="008564E3" w:rsidRDefault="008564E3" w:rsidP="008564E3">
            <w:pPr>
              <w:spacing w:after="160" w:line="259" w:lineRule="auto"/>
              <w:rPr>
                <w:sz w:val="12"/>
                <w:szCs w:val="12"/>
              </w:rPr>
            </w:pPr>
            <w:r w:rsidRPr="008564E3">
              <w:rPr>
                <w:sz w:val="12"/>
                <w:szCs w:val="12"/>
              </w:rPr>
              <w:t>Hodgkin Lymphoma (HL)</w:t>
            </w:r>
          </w:p>
        </w:tc>
        <w:tc>
          <w:tcPr>
            <w:tcW w:w="0" w:type="auto"/>
            <w:hideMark/>
          </w:tcPr>
          <w:p w14:paraId="7C780309" w14:textId="77777777" w:rsidR="008564E3" w:rsidRPr="008564E3" w:rsidRDefault="008564E3" w:rsidP="008564E3">
            <w:pPr>
              <w:spacing w:after="160" w:line="259" w:lineRule="auto"/>
              <w:rPr>
                <w:sz w:val="12"/>
                <w:szCs w:val="12"/>
              </w:rPr>
            </w:pPr>
            <w:r w:rsidRPr="008564E3">
              <w:rPr>
                <w:sz w:val="12"/>
                <w:szCs w:val="12"/>
              </w:rPr>
              <w:t>40–50% (higher in developing regions)</w:t>
            </w:r>
          </w:p>
        </w:tc>
        <w:tc>
          <w:tcPr>
            <w:tcW w:w="0" w:type="auto"/>
            <w:hideMark/>
          </w:tcPr>
          <w:p w14:paraId="231962FD" w14:textId="77777777" w:rsidR="008564E3" w:rsidRPr="008564E3" w:rsidRDefault="008564E3" w:rsidP="008564E3">
            <w:pPr>
              <w:spacing w:after="160" w:line="259" w:lineRule="auto"/>
              <w:rPr>
                <w:sz w:val="12"/>
                <w:szCs w:val="12"/>
              </w:rPr>
            </w:pPr>
            <w:r w:rsidRPr="008564E3">
              <w:rPr>
                <w:sz w:val="12"/>
                <w:szCs w:val="12"/>
              </w:rPr>
              <w:t>LMP1, LMP2A, EBNA1</w:t>
            </w:r>
          </w:p>
        </w:tc>
        <w:tc>
          <w:tcPr>
            <w:tcW w:w="0" w:type="auto"/>
            <w:hideMark/>
          </w:tcPr>
          <w:p w14:paraId="1FF73AFC" w14:textId="77777777" w:rsidR="008564E3" w:rsidRPr="008564E3" w:rsidRDefault="008564E3" w:rsidP="008564E3">
            <w:pPr>
              <w:spacing w:after="160" w:line="259" w:lineRule="auto"/>
              <w:rPr>
                <w:sz w:val="12"/>
                <w:szCs w:val="12"/>
              </w:rPr>
            </w:pPr>
            <w:r w:rsidRPr="008564E3">
              <w:rPr>
                <w:sz w:val="12"/>
                <w:szCs w:val="12"/>
              </w:rPr>
              <w:t>LMP1 substitutes CD40 signaling; LMP2A replaces BCR signaling; supports Reed–Sternberg cell survival</w:t>
            </w:r>
          </w:p>
        </w:tc>
        <w:tc>
          <w:tcPr>
            <w:tcW w:w="0" w:type="auto"/>
            <w:hideMark/>
          </w:tcPr>
          <w:p w14:paraId="6A9E9C6D" w14:textId="77777777" w:rsidR="008564E3" w:rsidRPr="008564E3" w:rsidRDefault="008564E3" w:rsidP="008564E3">
            <w:pPr>
              <w:spacing w:after="160" w:line="259" w:lineRule="auto"/>
              <w:rPr>
                <w:sz w:val="12"/>
                <w:szCs w:val="12"/>
              </w:rPr>
            </w:pPr>
            <w:r w:rsidRPr="008564E3">
              <w:rPr>
                <w:sz w:val="12"/>
                <w:szCs w:val="12"/>
              </w:rPr>
              <w:t>NF-</w:t>
            </w:r>
            <w:proofErr w:type="spellStart"/>
            <w:r w:rsidRPr="008564E3">
              <w:rPr>
                <w:sz w:val="12"/>
                <w:szCs w:val="12"/>
              </w:rPr>
              <w:t>κB</w:t>
            </w:r>
            <w:proofErr w:type="spellEnd"/>
            <w:r w:rsidRPr="008564E3">
              <w:rPr>
                <w:sz w:val="12"/>
                <w:szCs w:val="12"/>
              </w:rPr>
              <w:t>, JAK/STAT, immune evasion</w:t>
            </w:r>
          </w:p>
        </w:tc>
        <w:tc>
          <w:tcPr>
            <w:tcW w:w="0" w:type="auto"/>
            <w:hideMark/>
          </w:tcPr>
          <w:p w14:paraId="61E3FB5B" w14:textId="77777777" w:rsidR="008564E3" w:rsidRPr="008564E3" w:rsidRDefault="008564E3" w:rsidP="008564E3">
            <w:pPr>
              <w:spacing w:after="160" w:line="259" w:lineRule="auto"/>
              <w:rPr>
                <w:sz w:val="12"/>
                <w:szCs w:val="12"/>
              </w:rPr>
            </w:pPr>
            <w:r w:rsidRPr="008564E3">
              <w:rPr>
                <w:sz w:val="12"/>
                <w:szCs w:val="12"/>
              </w:rPr>
              <w:t>Latency II</w:t>
            </w:r>
          </w:p>
        </w:tc>
        <w:sdt>
          <w:sdtPr>
            <w:rPr>
              <w:rFonts w:cs="Times New Roman"/>
              <w:color w:val="000000"/>
              <w:sz w:val="12"/>
              <w:szCs w:val="12"/>
              <w:vertAlign w:val="superscript"/>
            </w:rPr>
            <w:tag w:val="MENDELEY_CITATION_v3_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"/>
            <w:id w:val="-1618752359"/>
            <w:placeholder>
              <w:docPart w:val="DefaultPlaceholder_-1854013440"/>
            </w:placeholder>
          </w:sdtPr>
          <w:sdtContent>
            <w:tc>
              <w:tcPr>
                <w:tcW w:w="0" w:type="auto"/>
                <w:hideMark/>
              </w:tcPr>
              <w:p w14:paraId="022EB245" w14:textId="4A358D6F" w:rsidR="008564E3" w:rsidRPr="008564E3" w:rsidRDefault="009C0BD9" w:rsidP="008564E3">
                <w:pPr>
                  <w:spacing w:after="160" w:line="259" w:lineRule="auto"/>
                  <w:rPr>
                    <w:sz w:val="12"/>
                    <w:szCs w:val="12"/>
                  </w:rPr>
                </w:pPr>
                <w:r w:rsidRPr="009C0BD9">
                  <w:rPr>
                    <w:rFonts w:cs="Times New Roman"/>
                    <w:color w:val="000000"/>
                    <w:sz w:val="12"/>
                    <w:szCs w:val="12"/>
                    <w:vertAlign w:val="superscript"/>
                  </w:rPr>
                  <w:t>3</w:t>
                </w:r>
              </w:p>
            </w:tc>
          </w:sdtContent>
        </w:sdt>
      </w:tr>
      <w:tr w:rsidR="004A3229" w:rsidRPr="008564E3" w14:paraId="7C3827CE" w14:textId="77777777" w:rsidTr="008564E3">
        <w:tc>
          <w:tcPr>
            <w:tcW w:w="0" w:type="auto"/>
            <w:hideMark/>
          </w:tcPr>
          <w:p w14:paraId="5D5D7B2B" w14:textId="77777777" w:rsidR="008564E3" w:rsidRPr="008564E3" w:rsidRDefault="008564E3" w:rsidP="008564E3">
            <w:pPr>
              <w:spacing w:after="160" w:line="259" w:lineRule="auto"/>
              <w:rPr>
                <w:sz w:val="12"/>
                <w:szCs w:val="12"/>
              </w:rPr>
            </w:pPr>
            <w:r w:rsidRPr="008564E3">
              <w:rPr>
                <w:sz w:val="12"/>
                <w:szCs w:val="12"/>
              </w:rPr>
              <w:t>Endemic Burkitt Lymphoma (BL)</w:t>
            </w:r>
          </w:p>
        </w:tc>
        <w:tc>
          <w:tcPr>
            <w:tcW w:w="0" w:type="auto"/>
            <w:hideMark/>
          </w:tcPr>
          <w:p w14:paraId="664AFF54" w14:textId="77777777" w:rsidR="008564E3" w:rsidRPr="008564E3" w:rsidRDefault="008564E3" w:rsidP="008564E3">
            <w:pPr>
              <w:spacing w:after="160" w:line="259" w:lineRule="auto"/>
              <w:rPr>
                <w:sz w:val="12"/>
                <w:szCs w:val="12"/>
              </w:rPr>
            </w:pPr>
            <w:r w:rsidRPr="008564E3">
              <w:rPr>
                <w:sz w:val="12"/>
                <w:szCs w:val="12"/>
              </w:rPr>
              <w:t>~95% (endemic); ~15–30% sporadic</w:t>
            </w:r>
          </w:p>
        </w:tc>
        <w:tc>
          <w:tcPr>
            <w:tcW w:w="0" w:type="auto"/>
            <w:hideMark/>
          </w:tcPr>
          <w:p w14:paraId="66322A21" w14:textId="77777777" w:rsidR="008564E3" w:rsidRPr="008564E3" w:rsidRDefault="008564E3" w:rsidP="008564E3">
            <w:pPr>
              <w:spacing w:after="160" w:line="259" w:lineRule="auto"/>
              <w:rPr>
                <w:sz w:val="12"/>
                <w:szCs w:val="12"/>
              </w:rPr>
            </w:pPr>
            <w:r w:rsidRPr="008564E3">
              <w:rPr>
                <w:sz w:val="12"/>
                <w:szCs w:val="12"/>
              </w:rPr>
              <w:t>EBNA1, EBERs, BART miRNAs</w:t>
            </w:r>
          </w:p>
        </w:tc>
        <w:tc>
          <w:tcPr>
            <w:tcW w:w="0" w:type="auto"/>
            <w:hideMark/>
          </w:tcPr>
          <w:p w14:paraId="2D87346B" w14:textId="77777777" w:rsidR="008564E3" w:rsidRPr="008564E3" w:rsidRDefault="008564E3" w:rsidP="008564E3">
            <w:pPr>
              <w:spacing w:after="160" w:line="259" w:lineRule="auto"/>
              <w:rPr>
                <w:sz w:val="12"/>
                <w:szCs w:val="12"/>
              </w:rPr>
            </w:pPr>
            <w:r w:rsidRPr="008564E3">
              <w:rPr>
                <w:sz w:val="12"/>
                <w:szCs w:val="12"/>
              </w:rPr>
              <w:t>MYC translocation; EBNA1 maintains episome; limited immune visibility</w:t>
            </w:r>
          </w:p>
        </w:tc>
        <w:tc>
          <w:tcPr>
            <w:tcW w:w="0" w:type="auto"/>
            <w:hideMark/>
          </w:tcPr>
          <w:p w14:paraId="36F2AD16" w14:textId="77777777" w:rsidR="008564E3" w:rsidRPr="008564E3" w:rsidRDefault="008564E3" w:rsidP="008564E3">
            <w:pPr>
              <w:spacing w:after="160" w:line="259" w:lineRule="auto"/>
              <w:rPr>
                <w:sz w:val="12"/>
                <w:szCs w:val="12"/>
              </w:rPr>
            </w:pPr>
            <w:r w:rsidRPr="008564E3">
              <w:rPr>
                <w:sz w:val="12"/>
                <w:szCs w:val="12"/>
              </w:rPr>
              <w:t>MYC activation, apoptosis resistance</w:t>
            </w:r>
          </w:p>
        </w:tc>
        <w:tc>
          <w:tcPr>
            <w:tcW w:w="0" w:type="auto"/>
            <w:hideMark/>
          </w:tcPr>
          <w:p w14:paraId="16E6F205" w14:textId="77777777" w:rsidR="008564E3" w:rsidRPr="008564E3" w:rsidRDefault="008564E3" w:rsidP="008564E3">
            <w:pPr>
              <w:spacing w:after="160" w:line="259" w:lineRule="auto"/>
              <w:rPr>
                <w:sz w:val="12"/>
                <w:szCs w:val="12"/>
              </w:rPr>
            </w:pPr>
            <w:r w:rsidRPr="008564E3">
              <w:rPr>
                <w:sz w:val="12"/>
                <w:szCs w:val="12"/>
              </w:rPr>
              <w:t>Latency I</w:t>
            </w:r>
          </w:p>
        </w:tc>
        <w:tc>
          <w:tcPr>
            <w:tcW w:w="0" w:type="auto"/>
            <w:hideMark/>
          </w:tcPr>
          <w:p w14:paraId="34DF792B" w14:textId="6AF509B0" w:rsidR="008564E3" w:rsidRPr="008564E3" w:rsidRDefault="00000000" w:rsidP="008564E3">
            <w:pPr>
              <w:spacing w:after="160" w:line="259" w:lineRule="auto"/>
              <w:rPr>
                <w:sz w:val="12"/>
                <w:szCs w:val="12"/>
              </w:rPr>
            </w:pPr>
            <w:sdt>
              <w:sdtPr>
                <w:rPr>
                  <w:rFonts w:cs="Times New Roman"/>
                  <w:color w:val="000000"/>
                  <w:sz w:val="12"/>
                  <w:szCs w:val="12"/>
                  <w:vertAlign w:val="superscript"/>
                </w:rPr>
                <w:tag w:val="MENDELEY_CITATION_v3_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"/>
                <w:id w:val="1608078194"/>
                <w:placeholder>
                  <w:docPart w:val="DefaultPlaceholder_-1854013440"/>
                </w:placeholder>
              </w:sdtPr>
              <w:sdtContent>
                <w:r w:rsidR="009C0BD9" w:rsidRPr="009C0BD9">
                  <w:rPr>
                    <w:rFonts w:cs="Times New Roman"/>
                    <w:color w:val="000000"/>
                    <w:sz w:val="12"/>
                    <w:szCs w:val="12"/>
                    <w:vertAlign w:val="superscript"/>
                  </w:rPr>
                  <w:t>4</w:t>
                </w:r>
              </w:sdtContent>
            </w:sdt>
          </w:p>
        </w:tc>
      </w:tr>
      <w:tr w:rsidR="004A3229" w:rsidRPr="008564E3" w14:paraId="3F15FEF5" w14:textId="77777777" w:rsidTr="008564E3">
        <w:tc>
          <w:tcPr>
            <w:tcW w:w="0" w:type="auto"/>
            <w:hideMark/>
          </w:tcPr>
          <w:p w14:paraId="115C0B17" w14:textId="77777777" w:rsidR="008564E3" w:rsidRPr="008564E3" w:rsidRDefault="008564E3" w:rsidP="008564E3">
            <w:pPr>
              <w:spacing w:after="160" w:line="259" w:lineRule="auto"/>
              <w:rPr>
                <w:sz w:val="12"/>
                <w:szCs w:val="12"/>
              </w:rPr>
            </w:pPr>
            <w:r w:rsidRPr="008564E3">
              <w:rPr>
                <w:sz w:val="12"/>
                <w:szCs w:val="12"/>
              </w:rPr>
              <w:t>EBV-Associated Gastric Carcinoma (</w:t>
            </w:r>
            <w:proofErr w:type="spellStart"/>
            <w:r w:rsidRPr="008564E3">
              <w:rPr>
                <w:sz w:val="12"/>
                <w:szCs w:val="12"/>
              </w:rPr>
              <w:t>EBVaGC</w:t>
            </w:r>
            <w:proofErr w:type="spellEnd"/>
            <w:r w:rsidRPr="008564E3">
              <w:rPr>
                <w:sz w:val="12"/>
                <w:szCs w:val="12"/>
              </w:rPr>
              <w:t>)</w:t>
            </w:r>
          </w:p>
        </w:tc>
        <w:tc>
          <w:tcPr>
            <w:tcW w:w="0" w:type="auto"/>
            <w:hideMark/>
          </w:tcPr>
          <w:p w14:paraId="13223192" w14:textId="77777777" w:rsidR="008564E3" w:rsidRPr="008564E3" w:rsidRDefault="008564E3" w:rsidP="008564E3">
            <w:pPr>
              <w:spacing w:after="160" w:line="259" w:lineRule="auto"/>
              <w:rPr>
                <w:sz w:val="12"/>
                <w:szCs w:val="12"/>
              </w:rPr>
            </w:pPr>
            <w:r w:rsidRPr="008564E3">
              <w:rPr>
                <w:sz w:val="12"/>
                <w:szCs w:val="12"/>
              </w:rPr>
              <w:t>~9% globally</w:t>
            </w:r>
          </w:p>
        </w:tc>
        <w:tc>
          <w:tcPr>
            <w:tcW w:w="0" w:type="auto"/>
            <w:hideMark/>
          </w:tcPr>
          <w:p w14:paraId="21D47B11" w14:textId="77777777" w:rsidR="008564E3" w:rsidRPr="008564E3" w:rsidRDefault="008564E3" w:rsidP="008564E3">
            <w:pPr>
              <w:spacing w:after="160" w:line="259" w:lineRule="auto"/>
              <w:rPr>
                <w:sz w:val="12"/>
                <w:szCs w:val="12"/>
              </w:rPr>
            </w:pPr>
            <w:r w:rsidRPr="008564E3">
              <w:rPr>
                <w:sz w:val="12"/>
                <w:szCs w:val="12"/>
              </w:rPr>
              <w:t>EBNA1, LMP2A, BART miRNAs</w:t>
            </w:r>
          </w:p>
        </w:tc>
        <w:tc>
          <w:tcPr>
            <w:tcW w:w="0" w:type="auto"/>
            <w:hideMark/>
          </w:tcPr>
          <w:p w14:paraId="6F820A86" w14:textId="77777777" w:rsidR="008564E3" w:rsidRPr="008564E3" w:rsidRDefault="008564E3" w:rsidP="008564E3">
            <w:pPr>
              <w:spacing w:after="160" w:line="259" w:lineRule="auto"/>
              <w:rPr>
                <w:sz w:val="12"/>
                <w:szCs w:val="12"/>
              </w:rPr>
            </w:pPr>
            <w:r w:rsidRPr="008564E3">
              <w:rPr>
                <w:sz w:val="12"/>
                <w:szCs w:val="12"/>
              </w:rPr>
              <w:t>Epigenetic reprogramming; CpG island hypermethylation; immune checkpoint upregulation</w:t>
            </w:r>
          </w:p>
        </w:tc>
        <w:tc>
          <w:tcPr>
            <w:tcW w:w="0" w:type="auto"/>
            <w:hideMark/>
          </w:tcPr>
          <w:p w14:paraId="6ADA9E3A" w14:textId="77777777" w:rsidR="008564E3" w:rsidRPr="008564E3" w:rsidRDefault="008564E3" w:rsidP="008564E3">
            <w:pPr>
              <w:spacing w:after="160" w:line="259" w:lineRule="auto"/>
              <w:rPr>
                <w:sz w:val="12"/>
                <w:szCs w:val="12"/>
              </w:rPr>
            </w:pPr>
            <w:r w:rsidRPr="008564E3">
              <w:rPr>
                <w:sz w:val="12"/>
                <w:szCs w:val="12"/>
              </w:rPr>
              <w:t>DNA methylation, PI3K/AKT, PD-L1 upregulation</w:t>
            </w:r>
          </w:p>
        </w:tc>
        <w:tc>
          <w:tcPr>
            <w:tcW w:w="0" w:type="auto"/>
            <w:hideMark/>
          </w:tcPr>
          <w:p w14:paraId="5FF51878" w14:textId="77777777" w:rsidR="008564E3" w:rsidRPr="008564E3" w:rsidRDefault="008564E3" w:rsidP="008564E3">
            <w:pPr>
              <w:spacing w:after="160" w:line="259" w:lineRule="auto"/>
              <w:rPr>
                <w:sz w:val="12"/>
                <w:szCs w:val="12"/>
              </w:rPr>
            </w:pPr>
            <w:r w:rsidRPr="008564E3">
              <w:rPr>
                <w:sz w:val="12"/>
                <w:szCs w:val="12"/>
              </w:rPr>
              <w:t>Latency I or II</w:t>
            </w:r>
          </w:p>
        </w:tc>
        <w:tc>
          <w:tcPr>
            <w:tcW w:w="0" w:type="auto"/>
            <w:hideMark/>
          </w:tcPr>
          <w:p w14:paraId="58B8A81B" w14:textId="2CC7CB13" w:rsidR="008564E3" w:rsidRPr="008564E3" w:rsidRDefault="00000000" w:rsidP="008564E3">
            <w:pPr>
              <w:spacing w:after="160" w:line="259" w:lineRule="auto"/>
              <w:rPr>
                <w:sz w:val="12"/>
                <w:szCs w:val="12"/>
              </w:rPr>
            </w:pPr>
            <w:sdt>
              <w:sdtPr>
                <w:rPr>
                  <w:rFonts w:cs="Times New Roman"/>
                  <w:color w:val="000000"/>
                  <w:sz w:val="12"/>
                  <w:szCs w:val="12"/>
                  <w:vertAlign w:val="superscript"/>
                </w:rPr>
                <w:tag w:val="MENDELEY_CITATION_v3_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SIsImdpdmVuIjoiSnVzdGluIiwicGFyc2UtbmFtZXMiOmZhbHNlLCJkcm9wcGluZy1wYXJ0aWNsZSI6IiIsIm5vbi1kcm9wcGluZy1wYXJ0aWNsZSI6IiJ9LHsiZmFtaWx5IjoiQ2h1YWgiLCJnaXZlbiI6IkVyaWMiLCJwYXJzZS1uYW1lcyI6ZmFsc2UsImRyb3BwaW5nLXBhcnRpY2xlIjoiIiwibm9uLWRyb3BwaW5nLXBhcnRpY2xlIjoiIn0seyJmYW1pbHkiOiJDaHVuIiwiZ2l2ZW4iOiJIeWUgSnVuZyBFLiIsInBhcnNlLW5hbWVzIjpmYWxzZSwiZHJvcHBpbmctcGFydGljbGUiOiIiLCJub24tZHJvcHBpbmctcGFydGljbGUiOiIifSx7ImZhbWlseSI6IkNsYXJrZSIsImdpdmVuIjoiQW1hbmRh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GVlIiwiZ2l2ZW4iOiJEYXJsZW5lIiwicGFyc2UtbmFtZXMiOmZhbHNlLCJkcm9wcGluZy1wYXJ0aWNsZSI6IiIsIm5vbi1kcm9wcGluZy1wYXJ0aWNsZSI6IiJ9LHsiZmFtaWx5IjoiTGkiLCJnaXZlbiI6IkhhaXlhbiBBLiIsInBhcnNlLW5hbWVzIjpmYWxzZSwiZHJvcHBpbmctcGFydGljbGUiOiIiLCJub24tZHJvcHBpbmctcGFydGljbGUiOiIifSx7ImZhbWlseSI6IkxpbSIsImdpdmVuIjoiRW1pbGlhIiwicGFyc2UtbmFtZXMiOmZhbHNlLCJkcm9wcGluZy1wYXJ0aWNsZSI6IiIsIm5vbi1kcm9wcGluZy1wYXJ0aWNsZSI6IiJ9LHsiZmFtaWx5IjoiTWEiLCJnaXZlbiI6Ill1c3Nhbm5l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"/>
                <w:id w:val="-275559726"/>
                <w:placeholder>
                  <w:docPart w:val="DefaultPlaceholder_-1854013440"/>
                </w:placeholder>
              </w:sdtPr>
              <w:sdtContent>
                <w:r w:rsidR="009C0BD9" w:rsidRPr="009C0BD9">
                  <w:rPr>
                    <w:rFonts w:cs="Times New Roman"/>
                    <w:color w:val="000000"/>
                    <w:sz w:val="12"/>
                    <w:szCs w:val="12"/>
                    <w:vertAlign w:val="superscript"/>
                  </w:rPr>
                  <w:t>5,6</w:t>
                </w:r>
              </w:sdtContent>
            </w:sdt>
          </w:p>
        </w:tc>
      </w:tr>
      <w:tr w:rsidR="004A3229" w:rsidRPr="008564E3" w14:paraId="4FE2A532" w14:textId="77777777" w:rsidTr="008564E3">
        <w:tc>
          <w:tcPr>
            <w:tcW w:w="0" w:type="auto"/>
            <w:hideMark/>
          </w:tcPr>
          <w:p w14:paraId="49E2CD1A" w14:textId="77777777" w:rsidR="008564E3" w:rsidRPr="008564E3" w:rsidRDefault="008564E3" w:rsidP="008564E3">
            <w:pPr>
              <w:spacing w:after="160" w:line="259" w:lineRule="auto"/>
              <w:rPr>
                <w:sz w:val="12"/>
                <w:szCs w:val="12"/>
              </w:rPr>
            </w:pPr>
            <w:r w:rsidRPr="008564E3">
              <w:rPr>
                <w:sz w:val="12"/>
                <w:szCs w:val="12"/>
              </w:rPr>
              <w:t>Extranodal NK/T-Cell Lymphoma</w:t>
            </w:r>
          </w:p>
        </w:tc>
        <w:tc>
          <w:tcPr>
            <w:tcW w:w="0" w:type="auto"/>
            <w:hideMark/>
          </w:tcPr>
          <w:p w14:paraId="1CE33EF5" w14:textId="77777777" w:rsidR="008564E3" w:rsidRPr="008564E3" w:rsidRDefault="008564E3" w:rsidP="008564E3">
            <w:pPr>
              <w:spacing w:after="160" w:line="259" w:lineRule="auto"/>
              <w:rPr>
                <w:sz w:val="12"/>
                <w:szCs w:val="12"/>
              </w:rPr>
            </w:pPr>
            <w:r w:rsidRPr="008564E3">
              <w:rPr>
                <w:sz w:val="12"/>
                <w:szCs w:val="12"/>
              </w:rPr>
              <w:t>~100%</w:t>
            </w:r>
          </w:p>
        </w:tc>
        <w:tc>
          <w:tcPr>
            <w:tcW w:w="0" w:type="auto"/>
            <w:hideMark/>
          </w:tcPr>
          <w:p w14:paraId="54F2EEAE" w14:textId="77777777" w:rsidR="008564E3" w:rsidRPr="008564E3" w:rsidRDefault="008564E3" w:rsidP="008564E3">
            <w:pPr>
              <w:spacing w:after="160" w:line="259" w:lineRule="auto"/>
              <w:rPr>
                <w:sz w:val="12"/>
                <w:szCs w:val="12"/>
              </w:rPr>
            </w:pPr>
            <w:r w:rsidRPr="008564E3">
              <w:rPr>
                <w:sz w:val="12"/>
                <w:szCs w:val="12"/>
              </w:rPr>
              <w:t>LMP1, LMP2A</w:t>
            </w:r>
          </w:p>
        </w:tc>
        <w:tc>
          <w:tcPr>
            <w:tcW w:w="0" w:type="auto"/>
            <w:hideMark/>
          </w:tcPr>
          <w:p w14:paraId="06BB7377" w14:textId="77777777" w:rsidR="008564E3" w:rsidRPr="008564E3" w:rsidRDefault="008564E3" w:rsidP="008564E3">
            <w:pPr>
              <w:spacing w:after="160" w:line="259" w:lineRule="auto"/>
              <w:rPr>
                <w:sz w:val="12"/>
                <w:szCs w:val="12"/>
              </w:rPr>
            </w:pPr>
            <w:r w:rsidRPr="008564E3">
              <w:rPr>
                <w:sz w:val="12"/>
                <w:szCs w:val="12"/>
              </w:rPr>
              <w:t>LMP1 drives NF-</w:t>
            </w:r>
            <w:proofErr w:type="spellStart"/>
            <w:r w:rsidRPr="008564E3">
              <w:rPr>
                <w:sz w:val="12"/>
                <w:szCs w:val="12"/>
              </w:rPr>
              <w:t>κB</w:t>
            </w:r>
            <w:proofErr w:type="spellEnd"/>
            <w:r w:rsidRPr="008564E3">
              <w:rPr>
                <w:sz w:val="12"/>
                <w:szCs w:val="12"/>
              </w:rPr>
              <w:t>; promotes proliferation and immune escape</w:t>
            </w:r>
          </w:p>
        </w:tc>
        <w:tc>
          <w:tcPr>
            <w:tcW w:w="0" w:type="auto"/>
            <w:hideMark/>
          </w:tcPr>
          <w:p w14:paraId="60493F12" w14:textId="77777777" w:rsidR="008564E3" w:rsidRPr="008564E3" w:rsidRDefault="008564E3" w:rsidP="008564E3">
            <w:pPr>
              <w:spacing w:after="160" w:line="259" w:lineRule="auto"/>
              <w:rPr>
                <w:sz w:val="12"/>
                <w:szCs w:val="12"/>
              </w:rPr>
            </w:pPr>
            <w:r w:rsidRPr="008564E3">
              <w:rPr>
                <w:sz w:val="12"/>
                <w:szCs w:val="12"/>
              </w:rPr>
              <w:t>NF-</w:t>
            </w:r>
            <w:proofErr w:type="spellStart"/>
            <w:r w:rsidRPr="008564E3">
              <w:rPr>
                <w:sz w:val="12"/>
                <w:szCs w:val="12"/>
              </w:rPr>
              <w:t>κB</w:t>
            </w:r>
            <w:proofErr w:type="spellEnd"/>
            <w:r w:rsidRPr="008564E3">
              <w:rPr>
                <w:sz w:val="12"/>
                <w:szCs w:val="12"/>
              </w:rPr>
              <w:t>, JAK/STAT, apoptosis suppression</w:t>
            </w:r>
          </w:p>
        </w:tc>
        <w:tc>
          <w:tcPr>
            <w:tcW w:w="0" w:type="auto"/>
            <w:hideMark/>
          </w:tcPr>
          <w:p w14:paraId="75058122" w14:textId="77777777" w:rsidR="008564E3" w:rsidRPr="008564E3" w:rsidRDefault="008564E3" w:rsidP="008564E3">
            <w:pPr>
              <w:spacing w:after="160" w:line="259" w:lineRule="auto"/>
              <w:rPr>
                <w:sz w:val="12"/>
                <w:szCs w:val="12"/>
              </w:rPr>
            </w:pPr>
            <w:r w:rsidRPr="008564E3">
              <w:rPr>
                <w:sz w:val="12"/>
                <w:szCs w:val="12"/>
              </w:rPr>
              <w:t>Latency II</w:t>
            </w:r>
          </w:p>
        </w:tc>
        <w:tc>
          <w:tcPr>
            <w:tcW w:w="0" w:type="auto"/>
            <w:hideMark/>
          </w:tcPr>
          <w:p w14:paraId="632E5964" w14:textId="77777777" w:rsidR="008564E3" w:rsidRDefault="008564E3" w:rsidP="008564E3">
            <w:pPr>
              <w:spacing w:after="160" w:line="259" w:lineRule="auto"/>
              <w:rPr>
                <w:sz w:val="12"/>
                <w:szCs w:val="12"/>
              </w:rPr>
            </w:pPr>
          </w:p>
          <w:sdt>
            <w:sdtPr>
              <w:rPr>
                <w:rFonts w:cs="Times New Roman"/>
                <w:color w:val="000000"/>
                <w:sz w:val="12"/>
                <w:szCs w:val="12"/>
                <w:vertAlign w:val="superscript"/>
              </w:rPr>
              <w:tag w:val="MENDELEY_CITATION_v3_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"/>
              <w:id w:val="1170444166"/>
              <w:placeholder>
                <w:docPart w:val="DefaultPlaceholder_-1854013440"/>
              </w:placeholder>
            </w:sdtPr>
            <w:sdtContent>
              <w:p w14:paraId="6F37EF42" w14:textId="14C0D374" w:rsidR="004A3229" w:rsidRPr="008564E3" w:rsidRDefault="009C0BD9" w:rsidP="008564E3">
                <w:pPr>
                  <w:spacing w:after="160" w:line="259" w:lineRule="auto"/>
                  <w:rPr>
                    <w:sz w:val="12"/>
                    <w:szCs w:val="12"/>
                  </w:rPr>
                </w:pPr>
                <w:r w:rsidRPr="009C0BD9">
                  <w:rPr>
                    <w:rFonts w:cs="Times New Roman"/>
                    <w:color w:val="000000"/>
                    <w:sz w:val="12"/>
                    <w:szCs w:val="12"/>
                    <w:vertAlign w:val="superscript"/>
                  </w:rPr>
                  <w:t>7</w:t>
                </w:r>
              </w:p>
            </w:sdtContent>
          </w:sdt>
        </w:tc>
      </w:tr>
      <w:tr w:rsidR="004A3229" w:rsidRPr="008564E3" w14:paraId="2B2505CD" w14:textId="77777777" w:rsidTr="008564E3">
        <w:tc>
          <w:tcPr>
            <w:tcW w:w="0" w:type="auto"/>
            <w:hideMark/>
          </w:tcPr>
          <w:p w14:paraId="44E8507F" w14:textId="77777777" w:rsidR="008564E3" w:rsidRPr="008564E3" w:rsidRDefault="008564E3" w:rsidP="008564E3">
            <w:pPr>
              <w:spacing w:after="160" w:line="259" w:lineRule="auto"/>
              <w:rPr>
                <w:sz w:val="12"/>
                <w:szCs w:val="12"/>
              </w:rPr>
            </w:pPr>
            <w:r w:rsidRPr="008564E3">
              <w:rPr>
                <w:sz w:val="12"/>
                <w:szCs w:val="12"/>
              </w:rPr>
              <w:t>Post-Transplant Lymphoproliferative Disorder (PTLD)</w:t>
            </w:r>
          </w:p>
        </w:tc>
        <w:tc>
          <w:tcPr>
            <w:tcW w:w="0" w:type="auto"/>
            <w:hideMark/>
          </w:tcPr>
          <w:p w14:paraId="1F64F01B" w14:textId="77777777" w:rsidR="008564E3" w:rsidRPr="008564E3" w:rsidRDefault="008564E3" w:rsidP="008564E3">
            <w:pPr>
              <w:spacing w:after="160" w:line="259" w:lineRule="auto"/>
              <w:rPr>
                <w:sz w:val="12"/>
                <w:szCs w:val="12"/>
              </w:rPr>
            </w:pPr>
            <w:r w:rsidRPr="008564E3">
              <w:rPr>
                <w:sz w:val="12"/>
                <w:szCs w:val="12"/>
              </w:rPr>
              <w:t>&gt;90% (early PTLD)</w:t>
            </w:r>
          </w:p>
        </w:tc>
        <w:tc>
          <w:tcPr>
            <w:tcW w:w="0" w:type="auto"/>
            <w:hideMark/>
          </w:tcPr>
          <w:p w14:paraId="7E5BF8B9" w14:textId="77777777" w:rsidR="008564E3" w:rsidRPr="008564E3" w:rsidRDefault="008564E3" w:rsidP="008564E3">
            <w:pPr>
              <w:spacing w:after="160" w:line="259" w:lineRule="auto"/>
              <w:rPr>
                <w:sz w:val="12"/>
                <w:szCs w:val="12"/>
              </w:rPr>
            </w:pPr>
            <w:r w:rsidRPr="008564E3">
              <w:rPr>
                <w:sz w:val="12"/>
                <w:szCs w:val="12"/>
              </w:rPr>
              <w:t>EBNA2, LMP1, LMP2A, EBNA3s</w:t>
            </w:r>
          </w:p>
        </w:tc>
        <w:tc>
          <w:tcPr>
            <w:tcW w:w="0" w:type="auto"/>
            <w:hideMark/>
          </w:tcPr>
          <w:p w14:paraId="2961C4E6" w14:textId="77777777" w:rsidR="008564E3" w:rsidRPr="008564E3" w:rsidRDefault="008564E3" w:rsidP="008564E3">
            <w:pPr>
              <w:spacing w:after="160" w:line="259" w:lineRule="auto"/>
              <w:rPr>
                <w:sz w:val="12"/>
                <w:szCs w:val="12"/>
              </w:rPr>
            </w:pPr>
            <w:r w:rsidRPr="008564E3">
              <w:rPr>
                <w:sz w:val="12"/>
                <w:szCs w:val="12"/>
              </w:rPr>
              <w:t>EBNA2 transactivates host oncogenes; LMP1 survival signaling</w:t>
            </w:r>
          </w:p>
        </w:tc>
        <w:tc>
          <w:tcPr>
            <w:tcW w:w="0" w:type="auto"/>
            <w:hideMark/>
          </w:tcPr>
          <w:p w14:paraId="26CB706A" w14:textId="77777777" w:rsidR="008564E3" w:rsidRPr="008564E3" w:rsidRDefault="008564E3" w:rsidP="008564E3">
            <w:pPr>
              <w:spacing w:after="160" w:line="259" w:lineRule="auto"/>
              <w:rPr>
                <w:sz w:val="12"/>
                <w:szCs w:val="12"/>
              </w:rPr>
            </w:pPr>
            <w:r w:rsidRPr="008564E3">
              <w:rPr>
                <w:sz w:val="12"/>
                <w:szCs w:val="12"/>
              </w:rPr>
              <w:t>NF-</w:t>
            </w:r>
            <w:proofErr w:type="spellStart"/>
            <w:r w:rsidRPr="008564E3">
              <w:rPr>
                <w:sz w:val="12"/>
                <w:szCs w:val="12"/>
              </w:rPr>
              <w:t>κB</w:t>
            </w:r>
            <w:proofErr w:type="spellEnd"/>
            <w:r w:rsidRPr="008564E3">
              <w:rPr>
                <w:sz w:val="12"/>
                <w:szCs w:val="12"/>
              </w:rPr>
              <w:t>, JAK/STAT, B-cell activation</w:t>
            </w:r>
          </w:p>
        </w:tc>
        <w:tc>
          <w:tcPr>
            <w:tcW w:w="0" w:type="auto"/>
            <w:hideMark/>
          </w:tcPr>
          <w:p w14:paraId="65A46993" w14:textId="77777777" w:rsidR="008564E3" w:rsidRPr="008564E3" w:rsidRDefault="008564E3" w:rsidP="008564E3">
            <w:pPr>
              <w:spacing w:after="160" w:line="259" w:lineRule="auto"/>
              <w:rPr>
                <w:sz w:val="12"/>
                <w:szCs w:val="12"/>
              </w:rPr>
            </w:pPr>
            <w:r w:rsidRPr="008564E3">
              <w:rPr>
                <w:sz w:val="12"/>
                <w:szCs w:val="12"/>
              </w:rPr>
              <w:t>Latency III</w:t>
            </w:r>
          </w:p>
        </w:tc>
        <w:sdt>
          <w:sdtPr>
            <w:rPr>
              <w:rFonts w:cs="Times New Roman"/>
              <w:color w:val="000000"/>
              <w:sz w:val="12"/>
              <w:szCs w:val="12"/>
              <w:vertAlign w:val="superscript"/>
            </w:rPr>
            <w:tag w:val="MENDELEY_CITATION_v3_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"/>
            <w:id w:val="-1188520846"/>
            <w:placeholder>
              <w:docPart w:val="DefaultPlaceholder_-1854013440"/>
            </w:placeholder>
          </w:sdtPr>
          <w:sdtContent>
            <w:tc>
              <w:tcPr>
                <w:tcW w:w="0" w:type="auto"/>
                <w:hideMark/>
              </w:tcPr>
              <w:p w14:paraId="6F7308C9" w14:textId="6AFB9F8C" w:rsidR="008564E3" w:rsidRPr="008564E3" w:rsidRDefault="009C0BD9" w:rsidP="008564E3">
                <w:pPr>
                  <w:spacing w:after="160" w:line="259" w:lineRule="auto"/>
                  <w:rPr>
                    <w:sz w:val="12"/>
                    <w:szCs w:val="12"/>
                  </w:rPr>
                </w:pPr>
                <w:r w:rsidRPr="009C0BD9">
                  <w:rPr>
                    <w:rFonts w:cs="Times New Roman"/>
                    <w:color w:val="000000"/>
                    <w:sz w:val="12"/>
                    <w:szCs w:val="12"/>
                    <w:vertAlign w:val="superscript"/>
                  </w:rPr>
                  <w:t>8</w:t>
                </w:r>
              </w:p>
            </w:tc>
          </w:sdtContent>
        </w:sdt>
      </w:tr>
      <w:tr w:rsidR="004A3229" w:rsidRPr="008564E3" w14:paraId="6958701C" w14:textId="77777777" w:rsidTr="008564E3">
        <w:tc>
          <w:tcPr>
            <w:tcW w:w="0" w:type="auto"/>
            <w:hideMark/>
          </w:tcPr>
          <w:p w14:paraId="465C49D6" w14:textId="77777777" w:rsidR="008564E3" w:rsidRPr="008564E3" w:rsidRDefault="008564E3" w:rsidP="008564E3">
            <w:pPr>
              <w:spacing w:after="160" w:line="259" w:lineRule="auto"/>
              <w:rPr>
                <w:sz w:val="12"/>
                <w:szCs w:val="12"/>
              </w:rPr>
            </w:pPr>
            <w:r w:rsidRPr="008564E3">
              <w:rPr>
                <w:sz w:val="12"/>
                <w:szCs w:val="12"/>
              </w:rPr>
              <w:t>EBV-positive Diffuse Large B-Cell Lymphoma (DLBCL)</w:t>
            </w:r>
          </w:p>
        </w:tc>
        <w:tc>
          <w:tcPr>
            <w:tcW w:w="0" w:type="auto"/>
            <w:hideMark/>
          </w:tcPr>
          <w:p w14:paraId="5D8971B4" w14:textId="77777777" w:rsidR="008564E3" w:rsidRPr="008564E3" w:rsidRDefault="008564E3" w:rsidP="008564E3">
            <w:pPr>
              <w:spacing w:after="160" w:line="259" w:lineRule="auto"/>
              <w:rPr>
                <w:sz w:val="12"/>
                <w:szCs w:val="12"/>
              </w:rPr>
            </w:pPr>
            <w:r w:rsidRPr="008564E3">
              <w:rPr>
                <w:sz w:val="12"/>
                <w:szCs w:val="12"/>
              </w:rPr>
              <w:t>Subset (~10%)</w:t>
            </w:r>
          </w:p>
        </w:tc>
        <w:tc>
          <w:tcPr>
            <w:tcW w:w="0" w:type="auto"/>
            <w:hideMark/>
          </w:tcPr>
          <w:p w14:paraId="7CDBF3DC" w14:textId="77777777" w:rsidR="008564E3" w:rsidRPr="008564E3" w:rsidRDefault="008564E3" w:rsidP="008564E3">
            <w:pPr>
              <w:spacing w:after="160" w:line="259" w:lineRule="auto"/>
              <w:rPr>
                <w:sz w:val="12"/>
                <w:szCs w:val="12"/>
              </w:rPr>
            </w:pPr>
            <w:r w:rsidRPr="008564E3">
              <w:rPr>
                <w:sz w:val="12"/>
                <w:szCs w:val="12"/>
              </w:rPr>
              <w:t>LMP1, EBNA1</w:t>
            </w:r>
          </w:p>
        </w:tc>
        <w:tc>
          <w:tcPr>
            <w:tcW w:w="0" w:type="auto"/>
            <w:hideMark/>
          </w:tcPr>
          <w:p w14:paraId="1D272739" w14:textId="77777777" w:rsidR="008564E3" w:rsidRPr="008564E3" w:rsidRDefault="008564E3" w:rsidP="008564E3">
            <w:pPr>
              <w:spacing w:after="160" w:line="259" w:lineRule="auto"/>
              <w:rPr>
                <w:sz w:val="12"/>
                <w:szCs w:val="12"/>
              </w:rPr>
            </w:pPr>
            <w:r w:rsidRPr="008564E3">
              <w:rPr>
                <w:sz w:val="12"/>
                <w:szCs w:val="12"/>
              </w:rPr>
              <w:t>Survival signaling; immune evasion</w:t>
            </w:r>
          </w:p>
        </w:tc>
        <w:tc>
          <w:tcPr>
            <w:tcW w:w="0" w:type="auto"/>
            <w:hideMark/>
          </w:tcPr>
          <w:p w14:paraId="0218898E" w14:textId="77777777" w:rsidR="008564E3" w:rsidRPr="008564E3" w:rsidRDefault="008564E3" w:rsidP="008564E3">
            <w:pPr>
              <w:spacing w:after="160" w:line="259" w:lineRule="auto"/>
              <w:rPr>
                <w:sz w:val="12"/>
                <w:szCs w:val="12"/>
              </w:rPr>
            </w:pPr>
            <w:r w:rsidRPr="008564E3">
              <w:rPr>
                <w:sz w:val="12"/>
                <w:szCs w:val="12"/>
              </w:rPr>
              <w:t>NF-</w:t>
            </w:r>
            <w:proofErr w:type="spellStart"/>
            <w:r w:rsidRPr="008564E3">
              <w:rPr>
                <w:sz w:val="12"/>
                <w:szCs w:val="12"/>
              </w:rPr>
              <w:t>κB</w:t>
            </w:r>
            <w:proofErr w:type="spellEnd"/>
            <w:r w:rsidRPr="008564E3">
              <w:rPr>
                <w:sz w:val="12"/>
                <w:szCs w:val="12"/>
              </w:rPr>
              <w:t>, BCR signaling</w:t>
            </w:r>
          </w:p>
        </w:tc>
        <w:tc>
          <w:tcPr>
            <w:tcW w:w="0" w:type="auto"/>
            <w:hideMark/>
          </w:tcPr>
          <w:p w14:paraId="0261C9E2" w14:textId="77777777" w:rsidR="008564E3" w:rsidRPr="008564E3" w:rsidRDefault="008564E3" w:rsidP="008564E3">
            <w:pPr>
              <w:spacing w:after="160" w:line="259" w:lineRule="auto"/>
              <w:rPr>
                <w:sz w:val="12"/>
                <w:szCs w:val="12"/>
              </w:rPr>
            </w:pPr>
            <w:r w:rsidRPr="008564E3">
              <w:rPr>
                <w:sz w:val="12"/>
                <w:szCs w:val="12"/>
              </w:rPr>
              <w:t>Latency II/III</w:t>
            </w:r>
          </w:p>
        </w:tc>
        <w:sdt>
          <w:sdtPr>
            <w:rPr>
              <w:rFonts w:cs="Times New Roman"/>
              <w:color w:val="000000"/>
              <w:sz w:val="12"/>
              <w:szCs w:val="12"/>
              <w:vertAlign w:val="superscript"/>
            </w:rPr>
            <w:tag w:val="MENDELEY_CITATION_v3_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"/>
            <w:id w:val="558451752"/>
            <w:placeholder>
              <w:docPart w:val="DefaultPlaceholder_-1854013440"/>
            </w:placeholder>
          </w:sdtPr>
          <w:sdtContent>
            <w:tc>
              <w:tcPr>
                <w:tcW w:w="0" w:type="auto"/>
                <w:hideMark/>
              </w:tcPr>
              <w:p w14:paraId="7C8A868B" w14:textId="264DD0A8" w:rsidR="008564E3" w:rsidRPr="008564E3" w:rsidRDefault="009C0BD9" w:rsidP="008564E3">
                <w:pPr>
                  <w:spacing w:after="160" w:line="259" w:lineRule="auto"/>
                  <w:rPr>
                    <w:sz w:val="12"/>
                    <w:szCs w:val="12"/>
                  </w:rPr>
                </w:pPr>
                <w:r w:rsidRPr="009C0BD9">
                  <w:rPr>
                    <w:rFonts w:cs="Times New Roman"/>
                    <w:color w:val="000000"/>
                    <w:sz w:val="12"/>
                    <w:szCs w:val="12"/>
                    <w:vertAlign w:val="superscript"/>
                  </w:rPr>
                  <w:t>9</w:t>
                </w:r>
              </w:p>
            </w:tc>
          </w:sdtContent>
        </w:sdt>
      </w:tr>
      <w:tr w:rsidR="004A3229" w:rsidRPr="008564E3" w14:paraId="5B7A4A76" w14:textId="77777777" w:rsidTr="008564E3">
        <w:tc>
          <w:tcPr>
            <w:tcW w:w="0" w:type="auto"/>
            <w:hideMark/>
          </w:tcPr>
          <w:p w14:paraId="00D1D0D8" w14:textId="77777777" w:rsidR="008564E3" w:rsidRPr="008564E3" w:rsidRDefault="008564E3" w:rsidP="008564E3">
            <w:pPr>
              <w:spacing w:after="160" w:line="259" w:lineRule="auto"/>
              <w:rPr>
                <w:sz w:val="12"/>
                <w:szCs w:val="12"/>
              </w:rPr>
            </w:pPr>
            <w:r w:rsidRPr="008564E3">
              <w:rPr>
                <w:sz w:val="12"/>
                <w:szCs w:val="12"/>
              </w:rPr>
              <w:t>Primary Effusion Lymphoma (PEL)</w:t>
            </w:r>
          </w:p>
        </w:tc>
        <w:tc>
          <w:tcPr>
            <w:tcW w:w="0" w:type="auto"/>
            <w:hideMark/>
          </w:tcPr>
          <w:p w14:paraId="0C45ACD0" w14:textId="77777777" w:rsidR="008564E3" w:rsidRPr="008564E3" w:rsidRDefault="008564E3" w:rsidP="008564E3">
            <w:pPr>
              <w:spacing w:after="160" w:line="259" w:lineRule="auto"/>
              <w:rPr>
                <w:sz w:val="12"/>
                <w:szCs w:val="12"/>
              </w:rPr>
            </w:pPr>
            <w:r w:rsidRPr="008564E3">
              <w:rPr>
                <w:sz w:val="12"/>
                <w:szCs w:val="12"/>
              </w:rPr>
              <w:t>EBV co-infection common (~70%), HHV-8 required</w:t>
            </w:r>
          </w:p>
        </w:tc>
        <w:tc>
          <w:tcPr>
            <w:tcW w:w="0" w:type="auto"/>
            <w:hideMark/>
          </w:tcPr>
          <w:p w14:paraId="68035FD5" w14:textId="77777777" w:rsidR="008564E3" w:rsidRPr="008564E3" w:rsidRDefault="008564E3" w:rsidP="008564E3">
            <w:pPr>
              <w:spacing w:after="160" w:line="259" w:lineRule="auto"/>
              <w:rPr>
                <w:sz w:val="12"/>
                <w:szCs w:val="12"/>
              </w:rPr>
            </w:pPr>
            <w:r w:rsidRPr="008564E3">
              <w:rPr>
                <w:sz w:val="12"/>
                <w:szCs w:val="12"/>
              </w:rPr>
              <w:t>EBNA1, LMP1 (variable)</w:t>
            </w:r>
          </w:p>
        </w:tc>
        <w:tc>
          <w:tcPr>
            <w:tcW w:w="0" w:type="auto"/>
            <w:hideMark/>
          </w:tcPr>
          <w:p w14:paraId="64806387" w14:textId="77777777" w:rsidR="008564E3" w:rsidRPr="008564E3" w:rsidRDefault="008564E3" w:rsidP="008564E3">
            <w:pPr>
              <w:spacing w:after="160" w:line="259" w:lineRule="auto"/>
              <w:rPr>
                <w:sz w:val="12"/>
                <w:szCs w:val="12"/>
              </w:rPr>
            </w:pPr>
            <w:r w:rsidRPr="008564E3">
              <w:rPr>
                <w:sz w:val="12"/>
                <w:szCs w:val="12"/>
              </w:rPr>
              <w:t>Cooperative oncogenesis with KSHV; anti-apoptotic signaling</w:t>
            </w:r>
          </w:p>
        </w:tc>
        <w:tc>
          <w:tcPr>
            <w:tcW w:w="0" w:type="auto"/>
            <w:hideMark/>
          </w:tcPr>
          <w:p w14:paraId="2C771ED7" w14:textId="77777777" w:rsidR="008564E3" w:rsidRPr="008564E3" w:rsidRDefault="008564E3" w:rsidP="008564E3">
            <w:pPr>
              <w:spacing w:after="160" w:line="259" w:lineRule="auto"/>
              <w:rPr>
                <w:sz w:val="12"/>
                <w:szCs w:val="12"/>
              </w:rPr>
            </w:pPr>
            <w:r w:rsidRPr="008564E3">
              <w:rPr>
                <w:sz w:val="12"/>
                <w:szCs w:val="12"/>
              </w:rPr>
              <w:t>NF-</w:t>
            </w:r>
            <w:proofErr w:type="spellStart"/>
            <w:r w:rsidRPr="008564E3">
              <w:rPr>
                <w:sz w:val="12"/>
                <w:szCs w:val="12"/>
              </w:rPr>
              <w:t>κB</w:t>
            </w:r>
            <w:proofErr w:type="spellEnd"/>
            <w:r w:rsidRPr="008564E3">
              <w:rPr>
                <w:sz w:val="12"/>
                <w:szCs w:val="12"/>
              </w:rPr>
              <w:t>, PI3K/AKT</w:t>
            </w:r>
          </w:p>
        </w:tc>
        <w:tc>
          <w:tcPr>
            <w:tcW w:w="0" w:type="auto"/>
            <w:hideMark/>
          </w:tcPr>
          <w:p w14:paraId="70E6EE0D" w14:textId="77777777" w:rsidR="008564E3" w:rsidRPr="008564E3" w:rsidRDefault="008564E3" w:rsidP="008564E3">
            <w:pPr>
              <w:spacing w:after="160" w:line="259" w:lineRule="auto"/>
              <w:rPr>
                <w:sz w:val="12"/>
                <w:szCs w:val="12"/>
              </w:rPr>
            </w:pPr>
            <w:r w:rsidRPr="008564E3">
              <w:rPr>
                <w:sz w:val="12"/>
                <w:szCs w:val="12"/>
              </w:rPr>
              <w:t>Latency I/II</w:t>
            </w:r>
          </w:p>
        </w:tc>
        <w:sdt>
          <w:sdtPr>
            <w:rPr>
              <w:rFonts w:cs="Times New Roman"/>
              <w:color w:val="000000"/>
              <w:sz w:val="12"/>
              <w:szCs w:val="12"/>
              <w:vertAlign w:val="superscript"/>
            </w:rPr>
            <w:tag w:val="MENDELEY_CITATION_v3_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"/>
            <w:id w:val="580879840"/>
            <w:placeholder>
              <w:docPart w:val="DefaultPlaceholder_-1854013440"/>
            </w:placeholder>
          </w:sdtPr>
          <w:sdtContent>
            <w:tc>
              <w:tcPr>
                <w:tcW w:w="0" w:type="auto"/>
                <w:hideMark/>
              </w:tcPr>
              <w:p w14:paraId="664761A8" w14:textId="77C6B712" w:rsidR="008564E3" w:rsidRPr="008564E3" w:rsidRDefault="009C0BD9" w:rsidP="008564E3">
                <w:pPr>
                  <w:spacing w:after="160" w:line="259" w:lineRule="auto"/>
                  <w:rPr>
                    <w:sz w:val="12"/>
                    <w:szCs w:val="12"/>
                  </w:rPr>
                </w:pPr>
                <w:r w:rsidRPr="009C0BD9">
                  <w:rPr>
                    <w:rFonts w:cs="Times New Roman"/>
                    <w:color w:val="000000"/>
                    <w:sz w:val="12"/>
                    <w:szCs w:val="12"/>
                    <w:vertAlign w:val="superscript"/>
                  </w:rPr>
                  <w:t>10</w:t>
                </w:r>
              </w:p>
            </w:tc>
          </w:sdtContent>
        </w:sdt>
      </w:tr>
      <w:tr w:rsidR="004A3229" w:rsidRPr="008564E3" w14:paraId="610FDCC9" w14:textId="77777777" w:rsidTr="008564E3">
        <w:tc>
          <w:tcPr>
            <w:tcW w:w="0" w:type="auto"/>
            <w:hideMark/>
          </w:tcPr>
          <w:p w14:paraId="7D87884D" w14:textId="77777777" w:rsidR="008564E3" w:rsidRPr="008564E3" w:rsidRDefault="008564E3" w:rsidP="008564E3">
            <w:pPr>
              <w:spacing w:after="160" w:line="259" w:lineRule="auto"/>
              <w:rPr>
                <w:sz w:val="12"/>
                <w:szCs w:val="12"/>
              </w:rPr>
            </w:pPr>
            <w:proofErr w:type="spellStart"/>
            <w:r w:rsidRPr="008564E3">
              <w:rPr>
                <w:sz w:val="12"/>
                <w:szCs w:val="12"/>
              </w:rPr>
              <w:t>Plasmablastic</w:t>
            </w:r>
            <w:proofErr w:type="spellEnd"/>
            <w:r w:rsidRPr="008564E3">
              <w:rPr>
                <w:sz w:val="12"/>
                <w:szCs w:val="12"/>
              </w:rPr>
              <w:t xml:space="preserve"> Lymphoma (PBL)</w:t>
            </w:r>
          </w:p>
        </w:tc>
        <w:tc>
          <w:tcPr>
            <w:tcW w:w="0" w:type="auto"/>
            <w:hideMark/>
          </w:tcPr>
          <w:p w14:paraId="5384E057" w14:textId="77777777" w:rsidR="008564E3" w:rsidRPr="008564E3" w:rsidRDefault="008564E3" w:rsidP="008564E3">
            <w:pPr>
              <w:spacing w:after="160" w:line="259" w:lineRule="auto"/>
              <w:rPr>
                <w:sz w:val="12"/>
                <w:szCs w:val="12"/>
              </w:rPr>
            </w:pPr>
            <w:r w:rsidRPr="008564E3">
              <w:rPr>
                <w:sz w:val="12"/>
                <w:szCs w:val="12"/>
              </w:rPr>
              <w:t>70–80% (HIV-associated)</w:t>
            </w:r>
          </w:p>
        </w:tc>
        <w:tc>
          <w:tcPr>
            <w:tcW w:w="0" w:type="auto"/>
            <w:hideMark/>
          </w:tcPr>
          <w:p w14:paraId="2B9F58E0" w14:textId="77777777" w:rsidR="008564E3" w:rsidRPr="008564E3" w:rsidRDefault="008564E3" w:rsidP="008564E3">
            <w:pPr>
              <w:spacing w:after="160" w:line="259" w:lineRule="auto"/>
              <w:rPr>
                <w:sz w:val="12"/>
                <w:szCs w:val="12"/>
              </w:rPr>
            </w:pPr>
            <w:r w:rsidRPr="008564E3">
              <w:rPr>
                <w:sz w:val="12"/>
                <w:szCs w:val="12"/>
              </w:rPr>
              <w:t>EBNA1, LMP1 (variable)</w:t>
            </w:r>
          </w:p>
        </w:tc>
        <w:tc>
          <w:tcPr>
            <w:tcW w:w="0" w:type="auto"/>
            <w:hideMark/>
          </w:tcPr>
          <w:p w14:paraId="1B21591A" w14:textId="77777777" w:rsidR="008564E3" w:rsidRPr="008564E3" w:rsidRDefault="008564E3" w:rsidP="008564E3">
            <w:pPr>
              <w:spacing w:after="160" w:line="259" w:lineRule="auto"/>
              <w:rPr>
                <w:sz w:val="12"/>
                <w:szCs w:val="12"/>
              </w:rPr>
            </w:pPr>
            <w:r w:rsidRPr="008564E3">
              <w:rPr>
                <w:sz w:val="12"/>
                <w:szCs w:val="12"/>
              </w:rPr>
              <w:t>Supports MYC-driven proliferation</w:t>
            </w:r>
          </w:p>
        </w:tc>
        <w:tc>
          <w:tcPr>
            <w:tcW w:w="0" w:type="auto"/>
            <w:hideMark/>
          </w:tcPr>
          <w:p w14:paraId="6963F81C" w14:textId="77777777" w:rsidR="008564E3" w:rsidRPr="008564E3" w:rsidRDefault="008564E3" w:rsidP="008564E3">
            <w:pPr>
              <w:spacing w:after="160" w:line="259" w:lineRule="auto"/>
              <w:rPr>
                <w:sz w:val="12"/>
                <w:szCs w:val="12"/>
              </w:rPr>
            </w:pPr>
            <w:r w:rsidRPr="008564E3">
              <w:rPr>
                <w:sz w:val="12"/>
                <w:szCs w:val="12"/>
              </w:rPr>
              <w:t>MYC activation, NF-</w:t>
            </w:r>
            <w:proofErr w:type="spellStart"/>
            <w:r w:rsidRPr="008564E3">
              <w:rPr>
                <w:sz w:val="12"/>
                <w:szCs w:val="12"/>
              </w:rPr>
              <w:t>κB</w:t>
            </w:r>
            <w:proofErr w:type="spellEnd"/>
          </w:p>
        </w:tc>
        <w:tc>
          <w:tcPr>
            <w:tcW w:w="0" w:type="auto"/>
            <w:hideMark/>
          </w:tcPr>
          <w:p w14:paraId="3B3236D2" w14:textId="77777777" w:rsidR="008564E3" w:rsidRPr="008564E3" w:rsidRDefault="008564E3" w:rsidP="008564E3">
            <w:pPr>
              <w:spacing w:after="160" w:line="259" w:lineRule="auto"/>
              <w:rPr>
                <w:sz w:val="12"/>
                <w:szCs w:val="12"/>
              </w:rPr>
            </w:pPr>
            <w:r w:rsidRPr="008564E3">
              <w:rPr>
                <w:sz w:val="12"/>
                <w:szCs w:val="12"/>
              </w:rPr>
              <w:t>Latency I/II</w:t>
            </w:r>
          </w:p>
        </w:tc>
        <w:sdt>
          <w:sdtPr>
            <w:rPr>
              <w:rFonts w:cs="Times New Roman"/>
              <w:color w:val="000000"/>
              <w:sz w:val="12"/>
              <w:szCs w:val="12"/>
              <w:vertAlign w:val="superscript"/>
            </w:rPr>
            <w:tag w:val="MENDELEY_CITATION_v3_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"/>
            <w:id w:val="-1739625284"/>
            <w:placeholder>
              <w:docPart w:val="DefaultPlaceholder_-1854013440"/>
            </w:placeholder>
          </w:sdtPr>
          <w:sdtContent>
            <w:tc>
              <w:tcPr>
                <w:tcW w:w="0" w:type="auto"/>
                <w:hideMark/>
              </w:tcPr>
              <w:p w14:paraId="106DD84E" w14:textId="2F89CB53" w:rsidR="008564E3" w:rsidRPr="008564E3" w:rsidRDefault="009C0BD9" w:rsidP="008564E3">
                <w:pPr>
                  <w:spacing w:after="160" w:line="259" w:lineRule="auto"/>
                  <w:rPr>
                    <w:sz w:val="12"/>
                    <w:szCs w:val="12"/>
                  </w:rPr>
                </w:pPr>
                <w:r w:rsidRPr="009C0BD9">
                  <w:rPr>
                    <w:rFonts w:cs="Times New Roman"/>
                    <w:color w:val="000000"/>
                    <w:sz w:val="12"/>
                    <w:szCs w:val="12"/>
                    <w:vertAlign w:val="superscript"/>
                  </w:rPr>
                  <w:t>11</w:t>
                </w:r>
              </w:p>
            </w:tc>
          </w:sdtContent>
        </w:sdt>
      </w:tr>
      <w:tr w:rsidR="004A3229" w:rsidRPr="008564E3" w14:paraId="20C99780" w14:textId="77777777" w:rsidTr="008564E3">
        <w:tc>
          <w:tcPr>
            <w:tcW w:w="0" w:type="auto"/>
            <w:hideMark/>
          </w:tcPr>
          <w:p w14:paraId="3895EA8E" w14:textId="6BFF7199" w:rsidR="008564E3" w:rsidRPr="008564E3" w:rsidRDefault="008A1F99" w:rsidP="008564E3">
            <w:pPr>
              <w:spacing w:after="160" w:line="259" w:lineRule="auto"/>
              <w:rPr>
                <w:sz w:val="12"/>
                <w:szCs w:val="12"/>
              </w:rPr>
            </w:pPr>
            <w:r w:rsidRPr="008A1F99">
              <w:rPr>
                <w:sz w:val="12"/>
                <w:szCs w:val="12"/>
              </w:rPr>
              <w:t>Systemic EBV-positive T/NK-cell lymphoproliferative disorders</w:t>
            </w:r>
          </w:p>
        </w:tc>
        <w:tc>
          <w:tcPr>
            <w:tcW w:w="0" w:type="auto"/>
            <w:hideMark/>
          </w:tcPr>
          <w:p w14:paraId="6A5413C3" w14:textId="1D032CA2" w:rsidR="008564E3" w:rsidRPr="008564E3" w:rsidRDefault="008A1F99" w:rsidP="008564E3">
            <w:pPr>
              <w:spacing w:after="160" w:line="259" w:lineRule="auto"/>
              <w:rPr>
                <w:sz w:val="12"/>
                <w:szCs w:val="12"/>
              </w:rPr>
            </w:pPr>
            <w:r w:rsidRPr="008A1F99">
              <w:rPr>
                <w:sz w:val="12"/>
                <w:szCs w:val="12"/>
              </w:rPr>
              <w:t>Rare; geographic clustering</w:t>
            </w:r>
          </w:p>
        </w:tc>
        <w:tc>
          <w:tcPr>
            <w:tcW w:w="0" w:type="auto"/>
            <w:hideMark/>
          </w:tcPr>
          <w:p w14:paraId="3687194D" w14:textId="53F6F821" w:rsidR="008564E3" w:rsidRPr="008564E3" w:rsidRDefault="008A1F99" w:rsidP="008564E3">
            <w:pPr>
              <w:spacing w:after="160" w:line="259" w:lineRule="auto"/>
              <w:rPr>
                <w:sz w:val="12"/>
                <w:szCs w:val="12"/>
              </w:rPr>
            </w:pPr>
            <w:r w:rsidRPr="008A1F99">
              <w:rPr>
                <w:sz w:val="12"/>
                <w:szCs w:val="12"/>
              </w:rPr>
              <w:t>EBNA1, LMP1 (variable), EBERs</w:t>
            </w:r>
          </w:p>
        </w:tc>
        <w:tc>
          <w:tcPr>
            <w:tcW w:w="0" w:type="auto"/>
            <w:hideMark/>
          </w:tcPr>
          <w:p w14:paraId="77E2634E" w14:textId="05C55D7A" w:rsidR="008564E3" w:rsidRPr="008564E3" w:rsidRDefault="008A1F99" w:rsidP="008564E3">
            <w:pPr>
              <w:spacing w:after="160" w:line="259" w:lineRule="auto"/>
              <w:rPr>
                <w:sz w:val="12"/>
                <w:szCs w:val="12"/>
              </w:rPr>
            </w:pPr>
            <w:r w:rsidRPr="008A1F99">
              <w:rPr>
                <w:sz w:val="12"/>
                <w:szCs w:val="12"/>
              </w:rPr>
              <w:t>Clonal proliferation of EBV-infected T/NK cells; immune dysregulation</w:t>
            </w:r>
          </w:p>
        </w:tc>
        <w:tc>
          <w:tcPr>
            <w:tcW w:w="0" w:type="auto"/>
            <w:hideMark/>
          </w:tcPr>
          <w:p w14:paraId="43089A5A" w14:textId="7DF90540" w:rsidR="008564E3" w:rsidRPr="008564E3" w:rsidRDefault="008A1F99" w:rsidP="008564E3">
            <w:pPr>
              <w:spacing w:after="160" w:line="259" w:lineRule="auto"/>
              <w:rPr>
                <w:sz w:val="12"/>
                <w:szCs w:val="12"/>
              </w:rPr>
            </w:pPr>
            <w:r w:rsidRPr="008A1F99">
              <w:rPr>
                <w:sz w:val="12"/>
                <w:szCs w:val="12"/>
              </w:rPr>
              <w:t>NF-</w:t>
            </w:r>
            <w:proofErr w:type="spellStart"/>
            <w:r w:rsidRPr="008A1F99">
              <w:rPr>
                <w:sz w:val="12"/>
                <w:szCs w:val="12"/>
              </w:rPr>
              <w:t>κB</w:t>
            </w:r>
            <w:proofErr w:type="spellEnd"/>
            <w:r w:rsidRPr="008A1F99">
              <w:rPr>
                <w:sz w:val="12"/>
                <w:szCs w:val="12"/>
              </w:rPr>
              <w:t>, JAK/STAT</w:t>
            </w:r>
            <w:r>
              <w:rPr>
                <w:sz w:val="12"/>
                <w:szCs w:val="12"/>
              </w:rPr>
              <w:t xml:space="preserve"> (</w:t>
            </w:r>
            <w:r w:rsidR="008564E3" w:rsidRPr="008564E3">
              <w:rPr>
                <w:sz w:val="12"/>
                <w:szCs w:val="12"/>
              </w:rPr>
              <w:t>Variable</w:t>
            </w:r>
            <w:r>
              <w:rPr>
                <w:sz w:val="12"/>
                <w:szCs w:val="12"/>
              </w:rPr>
              <w:t>)</w:t>
            </w:r>
          </w:p>
        </w:tc>
        <w:tc>
          <w:tcPr>
            <w:tcW w:w="0" w:type="auto"/>
            <w:hideMark/>
          </w:tcPr>
          <w:p w14:paraId="3C1641A4" w14:textId="77777777" w:rsidR="008564E3" w:rsidRPr="008564E3" w:rsidRDefault="008564E3" w:rsidP="008564E3">
            <w:pPr>
              <w:spacing w:after="160" w:line="259" w:lineRule="auto"/>
              <w:rPr>
                <w:sz w:val="12"/>
                <w:szCs w:val="12"/>
              </w:rPr>
            </w:pPr>
            <w:r w:rsidRPr="008564E3">
              <w:rPr>
                <w:sz w:val="12"/>
                <w:szCs w:val="12"/>
              </w:rPr>
              <w:t>Often Latency II</w:t>
            </w:r>
          </w:p>
        </w:tc>
        <w:sdt>
          <w:sdtPr>
            <w:rPr>
              <w:rFonts w:cs="Times New Roman"/>
              <w:color w:val="000000"/>
              <w:sz w:val="12"/>
              <w:szCs w:val="12"/>
              <w:vertAlign w:val="superscript"/>
            </w:rPr>
            <w:tag w:val="MENDELEY_CITATION_v3_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"/>
            <w:id w:val="-772858562"/>
            <w:placeholder>
              <w:docPart w:val="DefaultPlaceholder_-1854013440"/>
            </w:placeholder>
          </w:sdtPr>
          <w:sdtContent>
            <w:tc>
              <w:tcPr>
                <w:tcW w:w="0" w:type="auto"/>
                <w:hideMark/>
              </w:tcPr>
              <w:p w14:paraId="3CE10D57" w14:textId="14A9DC8C" w:rsidR="008564E3" w:rsidRPr="008564E3" w:rsidRDefault="009C0BD9" w:rsidP="008564E3">
                <w:pPr>
                  <w:spacing w:after="160" w:line="259" w:lineRule="auto"/>
                  <w:rPr>
                    <w:sz w:val="12"/>
                    <w:szCs w:val="12"/>
                  </w:rPr>
                </w:pPr>
                <w:r w:rsidRPr="009C0BD9">
                  <w:rPr>
                    <w:rFonts w:cs="Times New Roman"/>
                    <w:color w:val="000000"/>
                    <w:sz w:val="12"/>
                    <w:szCs w:val="12"/>
                    <w:vertAlign w:val="superscript"/>
                  </w:rPr>
                  <w:t>12</w:t>
                </w:r>
              </w:p>
            </w:tc>
          </w:sdtContent>
        </w:sdt>
      </w:tr>
    </w:tbl>
    <w:p w14:paraId="5B44DC7B" w14:textId="77777777" w:rsidR="00A52ED7" w:rsidRPr="008564E3" w:rsidRDefault="00A52ED7" w:rsidP="00A52ED7">
      <w:pPr>
        <w:rPr>
          <w:sz w:val="12"/>
          <w:szCs w:val="12"/>
        </w:rPr>
      </w:pPr>
    </w:p>
    <w:p w14:paraId="5B3EF44F" w14:textId="77777777" w:rsidR="00BC68A7" w:rsidRDefault="00BC68A7" w:rsidP="00A52ED7"/>
    <w:p w14:paraId="48BC78F1" w14:textId="77777777" w:rsidR="00BC68A7" w:rsidRDefault="00BC68A7" w:rsidP="00A52ED7"/>
    <w:p w14:paraId="08EE0355" w14:textId="77777777" w:rsidR="00BC68A7" w:rsidRDefault="00BC68A7" w:rsidP="00A52ED7"/>
    <w:p w14:paraId="319C9068" w14:textId="77777777" w:rsidR="00BC68A7" w:rsidRDefault="00BC68A7" w:rsidP="00A52ED7"/>
    <w:p w14:paraId="2545EE7C" w14:textId="77777777" w:rsidR="00BC68A7" w:rsidRDefault="00BC68A7" w:rsidP="00A52ED7"/>
    <w:p w14:paraId="15695734" w14:textId="77777777" w:rsidR="00BC68A7" w:rsidRDefault="00BC68A7" w:rsidP="00A52ED7"/>
    <w:p w14:paraId="7942678D" w14:textId="77777777" w:rsidR="00BC68A7" w:rsidRDefault="00BC68A7" w:rsidP="00A52ED7"/>
    <w:p w14:paraId="1654B00C" w14:textId="77777777" w:rsidR="00F82FC0" w:rsidRDefault="00F82FC0" w:rsidP="00A52ED7"/>
    <w:p w14:paraId="5030BDCA" w14:textId="77777777" w:rsidR="00F82FC0" w:rsidRDefault="00F82FC0" w:rsidP="00A52ED7"/>
    <w:p w14:paraId="58D8B9D4" w14:textId="77777777" w:rsidR="00F82FC0" w:rsidRDefault="00F82FC0" w:rsidP="00A52ED7"/>
    <w:p w14:paraId="26115506" w14:textId="0676842B" w:rsidR="00F82FC0" w:rsidRPr="00F82FC0" w:rsidRDefault="00F82FC0" w:rsidP="00F82FC0">
      <w:pPr>
        <w:pStyle w:val="Caption"/>
        <w:keepNext/>
        <w:rPr>
          <w:i w:val="0"/>
          <w:iCs w:val="0"/>
          <w:color w:val="auto"/>
          <w:sz w:val="16"/>
          <w:szCs w:val="16"/>
        </w:rPr>
      </w:pPr>
      <w:r w:rsidRPr="00BC68A7">
        <w:rPr>
          <w:i w:val="0"/>
          <w:iCs w:val="0"/>
          <w:color w:val="auto"/>
          <w:sz w:val="16"/>
          <w:szCs w:val="16"/>
        </w:rPr>
        <w:lastRenderedPageBreak/>
        <w:t xml:space="preserve">Table </w:t>
      </w:r>
      <w:r w:rsidR="004069D3">
        <w:rPr>
          <w:i w:val="0"/>
          <w:iCs w:val="0"/>
          <w:color w:val="auto"/>
          <w:sz w:val="16"/>
          <w:szCs w:val="16"/>
        </w:rPr>
        <w:t>S</w:t>
      </w:r>
      <w:r w:rsidRPr="00BC68A7">
        <w:rPr>
          <w:i w:val="0"/>
          <w:iCs w:val="0"/>
          <w:color w:val="auto"/>
          <w:sz w:val="16"/>
          <w:szCs w:val="16"/>
        </w:rPr>
        <w:fldChar w:fldCharType="begin"/>
      </w:r>
      <w:r w:rsidRPr="00BC68A7">
        <w:rPr>
          <w:i w:val="0"/>
          <w:iCs w:val="0"/>
          <w:color w:val="auto"/>
          <w:sz w:val="16"/>
          <w:szCs w:val="16"/>
        </w:rPr>
        <w:instrText xml:space="preserve"> SEQ Table \* ARABIC </w:instrText>
      </w:r>
      <w:r w:rsidRPr="00BC68A7">
        <w:rPr>
          <w:i w:val="0"/>
          <w:iCs w:val="0"/>
          <w:color w:val="auto"/>
          <w:sz w:val="16"/>
          <w:szCs w:val="16"/>
        </w:rPr>
        <w:fldChar w:fldCharType="separate"/>
      </w:r>
      <w:r w:rsidR="00BA217E">
        <w:rPr>
          <w:i w:val="0"/>
          <w:iCs w:val="0"/>
          <w:noProof/>
          <w:color w:val="auto"/>
          <w:sz w:val="16"/>
          <w:szCs w:val="16"/>
        </w:rPr>
        <w:t>2</w:t>
      </w:r>
      <w:r w:rsidRPr="00BC68A7">
        <w:rPr>
          <w:i w:val="0"/>
          <w:iCs w:val="0"/>
          <w:color w:val="auto"/>
          <w:sz w:val="16"/>
          <w:szCs w:val="16"/>
        </w:rPr>
        <w:fldChar w:fldCharType="end"/>
      </w:r>
      <w:r w:rsidRPr="00BC68A7">
        <w:rPr>
          <w:i w:val="0"/>
          <w:iCs w:val="0"/>
          <w:color w:val="auto"/>
          <w:sz w:val="16"/>
          <w:szCs w:val="16"/>
        </w:rPr>
        <w:t xml:space="preserve">: </w:t>
      </w:r>
      <w:r w:rsidR="0022592E">
        <w:rPr>
          <w:i w:val="0"/>
          <w:iCs w:val="0"/>
          <w:color w:val="auto"/>
          <w:sz w:val="16"/>
          <w:szCs w:val="16"/>
        </w:rPr>
        <w:t>T</w:t>
      </w:r>
      <w:r w:rsidRPr="00BC68A7">
        <w:rPr>
          <w:i w:val="0"/>
          <w:iCs w:val="0"/>
          <w:color w:val="auto"/>
          <w:sz w:val="16"/>
          <w:szCs w:val="16"/>
        </w:rPr>
        <w:t>he</w:t>
      </w:r>
      <w:r w:rsidR="004069D3">
        <w:rPr>
          <w:i w:val="0"/>
          <w:iCs w:val="0"/>
          <w:color w:val="auto"/>
          <w:sz w:val="16"/>
          <w:szCs w:val="16"/>
        </w:rPr>
        <w:t xml:space="preserve"> </w:t>
      </w:r>
      <w:r w:rsidRPr="00BC68A7">
        <w:rPr>
          <w:i w:val="0"/>
          <w:iCs w:val="0"/>
          <w:color w:val="auto"/>
          <w:sz w:val="16"/>
          <w:szCs w:val="16"/>
        </w:rPr>
        <w:t>role of different proteins in immune modulation if any, and the latency stage it works in.</w:t>
      </w:r>
    </w:p>
    <w:tbl>
      <w:tblPr>
        <w:tblStyle w:val="TableGrid1"/>
        <w:tblW w:w="0" w:type="auto"/>
        <w:tblLook w:val="04A0" w:firstRow="1" w:lastRow="0" w:firstColumn="1" w:lastColumn="0" w:noHBand="0" w:noVBand="1"/>
      </w:tblPr>
      <w:tblGrid>
        <w:gridCol w:w="994"/>
        <w:gridCol w:w="1457"/>
        <w:gridCol w:w="1445"/>
        <w:gridCol w:w="1208"/>
        <w:gridCol w:w="2355"/>
        <w:gridCol w:w="752"/>
        <w:gridCol w:w="805"/>
      </w:tblGrid>
      <w:tr w:rsidR="000E33C7" w:rsidRPr="00F82FC0" w14:paraId="194B0D8B" w14:textId="77777777" w:rsidTr="00F82FC0">
        <w:tc>
          <w:tcPr>
            <w:tcW w:w="0" w:type="auto"/>
            <w:hideMark/>
          </w:tcPr>
          <w:p w14:paraId="47DC1BBF" w14:textId="77777777" w:rsidR="00F82FC0" w:rsidRPr="00F82FC0" w:rsidRDefault="00F82FC0" w:rsidP="00F82FC0">
            <w:pPr>
              <w:spacing w:after="160" w:line="259" w:lineRule="auto"/>
              <w:rPr>
                <w:sz w:val="12"/>
                <w:szCs w:val="12"/>
              </w:rPr>
            </w:pPr>
            <w:r w:rsidRPr="00F82FC0">
              <w:rPr>
                <w:sz w:val="12"/>
                <w:szCs w:val="12"/>
              </w:rPr>
              <w:t>EBV Gene/Product</w:t>
            </w:r>
          </w:p>
        </w:tc>
        <w:tc>
          <w:tcPr>
            <w:tcW w:w="0" w:type="auto"/>
            <w:hideMark/>
          </w:tcPr>
          <w:p w14:paraId="622153B0" w14:textId="77777777" w:rsidR="00F82FC0" w:rsidRPr="00F82FC0" w:rsidRDefault="00F82FC0" w:rsidP="00F82FC0">
            <w:pPr>
              <w:spacing w:after="160" w:line="259" w:lineRule="auto"/>
              <w:rPr>
                <w:sz w:val="12"/>
                <w:szCs w:val="12"/>
              </w:rPr>
            </w:pPr>
            <w:r w:rsidRPr="00F82FC0">
              <w:rPr>
                <w:sz w:val="12"/>
                <w:szCs w:val="12"/>
              </w:rPr>
              <w:t>Immune Function</w:t>
            </w:r>
          </w:p>
        </w:tc>
        <w:tc>
          <w:tcPr>
            <w:tcW w:w="0" w:type="auto"/>
            <w:hideMark/>
          </w:tcPr>
          <w:p w14:paraId="339476F5" w14:textId="77777777" w:rsidR="00F82FC0" w:rsidRPr="00F82FC0" w:rsidRDefault="00F82FC0" w:rsidP="00F82FC0">
            <w:pPr>
              <w:spacing w:after="160" w:line="259" w:lineRule="auto"/>
              <w:rPr>
                <w:sz w:val="12"/>
                <w:szCs w:val="12"/>
              </w:rPr>
            </w:pPr>
            <w:r w:rsidRPr="00F82FC0">
              <w:rPr>
                <w:sz w:val="12"/>
                <w:szCs w:val="12"/>
              </w:rPr>
              <w:t>Immune Pathway Targeted</w:t>
            </w:r>
          </w:p>
        </w:tc>
        <w:tc>
          <w:tcPr>
            <w:tcW w:w="0" w:type="auto"/>
            <w:hideMark/>
          </w:tcPr>
          <w:p w14:paraId="61A45DAF" w14:textId="77777777" w:rsidR="00F82FC0" w:rsidRPr="00F82FC0" w:rsidRDefault="00F82FC0" w:rsidP="00F82FC0">
            <w:pPr>
              <w:spacing w:after="160" w:line="259" w:lineRule="auto"/>
              <w:rPr>
                <w:sz w:val="12"/>
                <w:szCs w:val="12"/>
              </w:rPr>
            </w:pPr>
            <w:r w:rsidRPr="00F82FC0">
              <w:rPr>
                <w:sz w:val="12"/>
                <w:szCs w:val="12"/>
              </w:rPr>
              <w:t>Cell Type Affected</w:t>
            </w:r>
          </w:p>
        </w:tc>
        <w:tc>
          <w:tcPr>
            <w:tcW w:w="0" w:type="auto"/>
            <w:hideMark/>
          </w:tcPr>
          <w:p w14:paraId="79AAE3C1" w14:textId="77777777" w:rsidR="00F82FC0" w:rsidRPr="00F82FC0" w:rsidRDefault="00F82FC0" w:rsidP="00F82FC0">
            <w:pPr>
              <w:spacing w:after="160" w:line="259" w:lineRule="auto"/>
              <w:rPr>
                <w:sz w:val="12"/>
                <w:szCs w:val="12"/>
              </w:rPr>
            </w:pPr>
            <w:r w:rsidRPr="00F82FC0">
              <w:rPr>
                <w:sz w:val="12"/>
                <w:szCs w:val="12"/>
              </w:rPr>
              <w:t>Molecular Mechanism</w:t>
            </w:r>
          </w:p>
        </w:tc>
        <w:tc>
          <w:tcPr>
            <w:tcW w:w="0" w:type="auto"/>
            <w:hideMark/>
          </w:tcPr>
          <w:p w14:paraId="2BF05382" w14:textId="77777777" w:rsidR="00F82FC0" w:rsidRPr="00F82FC0" w:rsidRDefault="00F82FC0" w:rsidP="00F82FC0">
            <w:pPr>
              <w:spacing w:after="160" w:line="259" w:lineRule="auto"/>
              <w:rPr>
                <w:sz w:val="12"/>
                <w:szCs w:val="12"/>
              </w:rPr>
            </w:pPr>
            <w:r w:rsidRPr="00F82FC0">
              <w:rPr>
                <w:sz w:val="12"/>
                <w:szCs w:val="12"/>
              </w:rPr>
              <w:t>Latency Stage</w:t>
            </w:r>
          </w:p>
        </w:tc>
        <w:tc>
          <w:tcPr>
            <w:tcW w:w="0" w:type="auto"/>
            <w:hideMark/>
          </w:tcPr>
          <w:p w14:paraId="3DC06763" w14:textId="77777777" w:rsidR="00F82FC0" w:rsidRPr="00F82FC0" w:rsidRDefault="00F82FC0" w:rsidP="00F82FC0">
            <w:pPr>
              <w:spacing w:after="160" w:line="259" w:lineRule="auto"/>
              <w:rPr>
                <w:sz w:val="12"/>
                <w:szCs w:val="12"/>
              </w:rPr>
            </w:pPr>
            <w:r w:rsidRPr="00F82FC0">
              <w:rPr>
                <w:sz w:val="12"/>
                <w:szCs w:val="12"/>
              </w:rPr>
              <w:t>Key Reference</w:t>
            </w:r>
          </w:p>
        </w:tc>
      </w:tr>
      <w:tr w:rsidR="000E33C7" w:rsidRPr="00F82FC0" w14:paraId="187B1F3A" w14:textId="77777777" w:rsidTr="00F82FC0">
        <w:tc>
          <w:tcPr>
            <w:tcW w:w="0" w:type="auto"/>
            <w:hideMark/>
          </w:tcPr>
          <w:p w14:paraId="6F535965" w14:textId="77777777" w:rsidR="00F82FC0" w:rsidRPr="00F82FC0" w:rsidRDefault="00F82FC0" w:rsidP="00F82FC0">
            <w:pPr>
              <w:spacing w:after="160" w:line="259" w:lineRule="auto"/>
              <w:rPr>
                <w:sz w:val="12"/>
                <w:szCs w:val="12"/>
              </w:rPr>
            </w:pPr>
            <w:r w:rsidRPr="00F82FC0">
              <w:rPr>
                <w:sz w:val="12"/>
                <w:szCs w:val="12"/>
              </w:rPr>
              <w:t>BCRF1 (vIL-10)</w:t>
            </w:r>
          </w:p>
        </w:tc>
        <w:tc>
          <w:tcPr>
            <w:tcW w:w="0" w:type="auto"/>
            <w:hideMark/>
          </w:tcPr>
          <w:p w14:paraId="6B9977F7" w14:textId="77777777" w:rsidR="00F82FC0" w:rsidRPr="00F82FC0" w:rsidRDefault="00F82FC0" w:rsidP="00F82FC0">
            <w:pPr>
              <w:spacing w:after="160" w:line="259" w:lineRule="auto"/>
              <w:rPr>
                <w:sz w:val="12"/>
                <w:szCs w:val="12"/>
              </w:rPr>
            </w:pPr>
            <w:r w:rsidRPr="00F82FC0">
              <w:rPr>
                <w:sz w:val="12"/>
                <w:szCs w:val="12"/>
              </w:rPr>
              <w:t>Suppresses antiviral immune responses</w:t>
            </w:r>
          </w:p>
        </w:tc>
        <w:tc>
          <w:tcPr>
            <w:tcW w:w="0" w:type="auto"/>
            <w:hideMark/>
          </w:tcPr>
          <w:p w14:paraId="799C3DBB" w14:textId="77777777" w:rsidR="00F82FC0" w:rsidRPr="00F82FC0" w:rsidRDefault="00F82FC0" w:rsidP="00F82FC0">
            <w:pPr>
              <w:spacing w:after="160" w:line="259" w:lineRule="auto"/>
              <w:rPr>
                <w:sz w:val="12"/>
                <w:szCs w:val="12"/>
              </w:rPr>
            </w:pPr>
            <w:r w:rsidRPr="00F82FC0">
              <w:rPr>
                <w:sz w:val="12"/>
                <w:szCs w:val="12"/>
              </w:rPr>
              <w:t>Th1 cytokine signaling, NK activity</w:t>
            </w:r>
          </w:p>
        </w:tc>
        <w:tc>
          <w:tcPr>
            <w:tcW w:w="0" w:type="auto"/>
            <w:hideMark/>
          </w:tcPr>
          <w:p w14:paraId="79F92AA3" w14:textId="77777777" w:rsidR="00F82FC0" w:rsidRPr="00F82FC0" w:rsidRDefault="00F82FC0" w:rsidP="00F82FC0">
            <w:pPr>
              <w:spacing w:after="160" w:line="259" w:lineRule="auto"/>
              <w:rPr>
                <w:sz w:val="12"/>
                <w:szCs w:val="12"/>
              </w:rPr>
            </w:pPr>
            <w:r w:rsidRPr="00F82FC0">
              <w:rPr>
                <w:sz w:val="12"/>
                <w:szCs w:val="12"/>
              </w:rPr>
              <w:t>B cells, macrophages, T cells</w:t>
            </w:r>
          </w:p>
        </w:tc>
        <w:tc>
          <w:tcPr>
            <w:tcW w:w="0" w:type="auto"/>
            <w:hideMark/>
          </w:tcPr>
          <w:p w14:paraId="66E5AB38" w14:textId="77777777" w:rsidR="00F82FC0" w:rsidRPr="00F82FC0" w:rsidRDefault="00F82FC0" w:rsidP="00F82FC0">
            <w:pPr>
              <w:spacing w:after="160" w:line="259" w:lineRule="auto"/>
              <w:rPr>
                <w:sz w:val="12"/>
                <w:szCs w:val="12"/>
              </w:rPr>
            </w:pPr>
            <w:r w:rsidRPr="00F82FC0">
              <w:rPr>
                <w:sz w:val="12"/>
                <w:szCs w:val="12"/>
              </w:rPr>
              <w:t>Viral IL-10 homolog inhibits IFN-γ and IL-12 production</w:t>
            </w:r>
          </w:p>
        </w:tc>
        <w:tc>
          <w:tcPr>
            <w:tcW w:w="0" w:type="auto"/>
            <w:hideMark/>
          </w:tcPr>
          <w:p w14:paraId="13E674DD" w14:textId="77777777" w:rsidR="00F82FC0" w:rsidRPr="00F82FC0" w:rsidRDefault="00F82FC0" w:rsidP="00F82FC0">
            <w:pPr>
              <w:spacing w:after="160" w:line="259" w:lineRule="auto"/>
              <w:rPr>
                <w:sz w:val="12"/>
                <w:szCs w:val="12"/>
              </w:rPr>
            </w:pPr>
            <w:r w:rsidRPr="00F82FC0">
              <w:rPr>
                <w:sz w:val="12"/>
                <w:szCs w:val="12"/>
              </w:rPr>
              <w:t>Lytic</w:t>
            </w:r>
          </w:p>
        </w:tc>
        <w:sdt>
          <w:sdtPr>
            <w:rPr>
              <w:rFonts w:cs="Times New Roman"/>
              <w:color w:val="000000"/>
              <w:sz w:val="12"/>
              <w:szCs w:val="12"/>
              <w:vertAlign w:val="superscript"/>
            </w:rPr>
            <w:tag w:val="MENDELEY_CITATION_v3_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"/>
            <w:id w:val="1085265371"/>
            <w:placeholder>
              <w:docPart w:val="DefaultPlaceholder_-1854013440"/>
            </w:placeholder>
          </w:sdtPr>
          <w:sdtContent>
            <w:tc>
              <w:tcPr>
                <w:tcW w:w="0" w:type="auto"/>
                <w:hideMark/>
              </w:tcPr>
              <w:p w14:paraId="0B1DFCE2" w14:textId="38B01CC4"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13</w:t>
                </w:r>
              </w:p>
            </w:tc>
          </w:sdtContent>
        </w:sdt>
      </w:tr>
      <w:tr w:rsidR="000E33C7" w:rsidRPr="00F82FC0" w14:paraId="00DCFE35" w14:textId="77777777" w:rsidTr="00F82FC0">
        <w:tc>
          <w:tcPr>
            <w:tcW w:w="0" w:type="auto"/>
            <w:hideMark/>
          </w:tcPr>
          <w:p w14:paraId="4669C598" w14:textId="77777777" w:rsidR="00F82FC0" w:rsidRPr="00F82FC0" w:rsidRDefault="00F82FC0" w:rsidP="00F82FC0">
            <w:pPr>
              <w:spacing w:after="160" w:line="259" w:lineRule="auto"/>
              <w:rPr>
                <w:sz w:val="12"/>
                <w:szCs w:val="12"/>
              </w:rPr>
            </w:pPr>
            <w:r w:rsidRPr="00F82FC0">
              <w:rPr>
                <w:sz w:val="12"/>
                <w:szCs w:val="12"/>
              </w:rPr>
              <w:t>BNLF2a</w:t>
            </w:r>
          </w:p>
        </w:tc>
        <w:tc>
          <w:tcPr>
            <w:tcW w:w="0" w:type="auto"/>
            <w:hideMark/>
          </w:tcPr>
          <w:p w14:paraId="62CE23AB" w14:textId="77777777" w:rsidR="00F82FC0" w:rsidRPr="00F82FC0" w:rsidRDefault="00F82FC0" w:rsidP="00F82FC0">
            <w:pPr>
              <w:spacing w:after="160" w:line="259" w:lineRule="auto"/>
              <w:rPr>
                <w:sz w:val="12"/>
                <w:szCs w:val="12"/>
              </w:rPr>
            </w:pPr>
            <w:r w:rsidRPr="00F82FC0">
              <w:rPr>
                <w:sz w:val="12"/>
                <w:szCs w:val="12"/>
              </w:rPr>
              <w:t>Inhibits antigen presentation</w:t>
            </w:r>
          </w:p>
        </w:tc>
        <w:tc>
          <w:tcPr>
            <w:tcW w:w="0" w:type="auto"/>
            <w:hideMark/>
          </w:tcPr>
          <w:p w14:paraId="193B53F4" w14:textId="77777777" w:rsidR="00F82FC0" w:rsidRPr="00F82FC0" w:rsidRDefault="00F82FC0" w:rsidP="00F82FC0">
            <w:pPr>
              <w:spacing w:after="160" w:line="259" w:lineRule="auto"/>
              <w:rPr>
                <w:sz w:val="12"/>
                <w:szCs w:val="12"/>
              </w:rPr>
            </w:pPr>
            <w:r w:rsidRPr="00F82FC0">
              <w:rPr>
                <w:sz w:val="12"/>
                <w:szCs w:val="12"/>
              </w:rPr>
              <w:t>MHC class I processing</w:t>
            </w:r>
          </w:p>
        </w:tc>
        <w:tc>
          <w:tcPr>
            <w:tcW w:w="0" w:type="auto"/>
            <w:hideMark/>
          </w:tcPr>
          <w:p w14:paraId="141082A6" w14:textId="77777777" w:rsidR="00F82FC0" w:rsidRPr="00F82FC0" w:rsidRDefault="00F82FC0" w:rsidP="00F82FC0">
            <w:pPr>
              <w:spacing w:after="160" w:line="259" w:lineRule="auto"/>
              <w:rPr>
                <w:sz w:val="12"/>
                <w:szCs w:val="12"/>
              </w:rPr>
            </w:pPr>
            <w:r w:rsidRPr="00F82FC0">
              <w:rPr>
                <w:sz w:val="12"/>
                <w:szCs w:val="12"/>
              </w:rPr>
              <w:t>B cells</w:t>
            </w:r>
          </w:p>
        </w:tc>
        <w:tc>
          <w:tcPr>
            <w:tcW w:w="0" w:type="auto"/>
            <w:hideMark/>
          </w:tcPr>
          <w:p w14:paraId="5870C6F6" w14:textId="77777777" w:rsidR="00F82FC0" w:rsidRPr="00F82FC0" w:rsidRDefault="00F82FC0" w:rsidP="00F82FC0">
            <w:pPr>
              <w:spacing w:after="160" w:line="259" w:lineRule="auto"/>
              <w:rPr>
                <w:sz w:val="12"/>
                <w:szCs w:val="12"/>
              </w:rPr>
            </w:pPr>
            <w:r w:rsidRPr="00F82FC0">
              <w:rPr>
                <w:sz w:val="12"/>
                <w:szCs w:val="12"/>
              </w:rPr>
              <w:t>Blocks TAP peptide transporter</w:t>
            </w:r>
          </w:p>
        </w:tc>
        <w:tc>
          <w:tcPr>
            <w:tcW w:w="0" w:type="auto"/>
            <w:hideMark/>
          </w:tcPr>
          <w:p w14:paraId="798DAF18" w14:textId="77777777" w:rsidR="00F82FC0" w:rsidRPr="00F82FC0" w:rsidRDefault="00F82FC0" w:rsidP="00F82FC0">
            <w:pPr>
              <w:spacing w:after="160" w:line="259" w:lineRule="auto"/>
              <w:rPr>
                <w:sz w:val="12"/>
                <w:szCs w:val="12"/>
              </w:rPr>
            </w:pPr>
            <w:r w:rsidRPr="00F82FC0">
              <w:rPr>
                <w:sz w:val="12"/>
                <w:szCs w:val="12"/>
              </w:rPr>
              <w:t>Latency III</w:t>
            </w:r>
          </w:p>
        </w:tc>
        <w:sdt>
          <w:sdtPr>
            <w:rPr>
              <w:rFonts w:cs="Times New Roman"/>
              <w:color w:val="000000"/>
              <w:sz w:val="12"/>
              <w:szCs w:val="12"/>
              <w:vertAlign w:val="superscript"/>
            </w:rPr>
            <w:tag w:val="MENDELEY_CITATION_v3_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"/>
            <w:id w:val="-2053456695"/>
            <w:placeholder>
              <w:docPart w:val="DefaultPlaceholder_-1854013440"/>
            </w:placeholder>
          </w:sdtPr>
          <w:sdtContent>
            <w:tc>
              <w:tcPr>
                <w:tcW w:w="0" w:type="auto"/>
                <w:hideMark/>
              </w:tcPr>
              <w:p w14:paraId="4B8322DB" w14:textId="586D5DD4"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14</w:t>
                </w:r>
              </w:p>
            </w:tc>
          </w:sdtContent>
        </w:sdt>
      </w:tr>
      <w:tr w:rsidR="000E33C7" w:rsidRPr="00F82FC0" w14:paraId="525709AA" w14:textId="77777777" w:rsidTr="00F82FC0">
        <w:tc>
          <w:tcPr>
            <w:tcW w:w="0" w:type="auto"/>
            <w:hideMark/>
          </w:tcPr>
          <w:p w14:paraId="3910F824" w14:textId="77777777" w:rsidR="00F82FC0" w:rsidRPr="00F82FC0" w:rsidRDefault="00F82FC0" w:rsidP="00F82FC0">
            <w:pPr>
              <w:spacing w:after="160" w:line="259" w:lineRule="auto"/>
              <w:rPr>
                <w:sz w:val="12"/>
                <w:szCs w:val="12"/>
              </w:rPr>
            </w:pPr>
            <w:r w:rsidRPr="00F82FC0">
              <w:rPr>
                <w:sz w:val="12"/>
                <w:szCs w:val="12"/>
              </w:rPr>
              <w:t>BILF1</w:t>
            </w:r>
          </w:p>
        </w:tc>
        <w:tc>
          <w:tcPr>
            <w:tcW w:w="0" w:type="auto"/>
            <w:hideMark/>
          </w:tcPr>
          <w:p w14:paraId="5B0C6275" w14:textId="77777777" w:rsidR="00F82FC0" w:rsidRPr="00F82FC0" w:rsidRDefault="00F82FC0" w:rsidP="00F82FC0">
            <w:pPr>
              <w:spacing w:after="160" w:line="259" w:lineRule="auto"/>
              <w:rPr>
                <w:sz w:val="12"/>
                <w:szCs w:val="12"/>
              </w:rPr>
            </w:pPr>
            <w:r w:rsidRPr="00F82FC0">
              <w:rPr>
                <w:sz w:val="12"/>
                <w:szCs w:val="12"/>
              </w:rPr>
              <w:t>Downregulates HLA class I</w:t>
            </w:r>
          </w:p>
        </w:tc>
        <w:tc>
          <w:tcPr>
            <w:tcW w:w="0" w:type="auto"/>
            <w:hideMark/>
          </w:tcPr>
          <w:p w14:paraId="0529FE98" w14:textId="77777777" w:rsidR="00F82FC0" w:rsidRPr="00F82FC0" w:rsidRDefault="00F82FC0" w:rsidP="00F82FC0">
            <w:pPr>
              <w:spacing w:after="160" w:line="259" w:lineRule="auto"/>
              <w:rPr>
                <w:sz w:val="12"/>
                <w:szCs w:val="12"/>
              </w:rPr>
            </w:pPr>
            <w:r w:rsidRPr="00F82FC0">
              <w:rPr>
                <w:sz w:val="12"/>
                <w:szCs w:val="12"/>
              </w:rPr>
              <w:t>Antigen presentation</w:t>
            </w:r>
          </w:p>
        </w:tc>
        <w:tc>
          <w:tcPr>
            <w:tcW w:w="0" w:type="auto"/>
            <w:hideMark/>
          </w:tcPr>
          <w:p w14:paraId="3718C9C3" w14:textId="77777777" w:rsidR="00F82FC0" w:rsidRPr="00F82FC0" w:rsidRDefault="00F82FC0" w:rsidP="00F82FC0">
            <w:pPr>
              <w:spacing w:after="160" w:line="259" w:lineRule="auto"/>
              <w:rPr>
                <w:sz w:val="12"/>
                <w:szCs w:val="12"/>
              </w:rPr>
            </w:pPr>
            <w:r w:rsidRPr="00F82FC0">
              <w:rPr>
                <w:sz w:val="12"/>
                <w:szCs w:val="12"/>
              </w:rPr>
              <w:t>B cells</w:t>
            </w:r>
          </w:p>
        </w:tc>
        <w:tc>
          <w:tcPr>
            <w:tcW w:w="0" w:type="auto"/>
            <w:hideMark/>
          </w:tcPr>
          <w:p w14:paraId="4D010EB0" w14:textId="77777777" w:rsidR="00F82FC0" w:rsidRPr="00F82FC0" w:rsidRDefault="00F82FC0" w:rsidP="00F82FC0">
            <w:pPr>
              <w:spacing w:after="160" w:line="259" w:lineRule="auto"/>
              <w:rPr>
                <w:sz w:val="12"/>
                <w:szCs w:val="12"/>
              </w:rPr>
            </w:pPr>
            <w:r w:rsidRPr="00F82FC0">
              <w:rPr>
                <w:sz w:val="12"/>
                <w:szCs w:val="12"/>
              </w:rPr>
              <w:t>Induces lysosomal degradation of HLA-A and HLA-B</w:t>
            </w:r>
          </w:p>
        </w:tc>
        <w:tc>
          <w:tcPr>
            <w:tcW w:w="0" w:type="auto"/>
            <w:hideMark/>
          </w:tcPr>
          <w:p w14:paraId="3C9D4F67" w14:textId="77777777" w:rsidR="00F82FC0" w:rsidRPr="00F82FC0" w:rsidRDefault="00F82FC0" w:rsidP="00F82FC0">
            <w:pPr>
              <w:spacing w:after="160" w:line="259" w:lineRule="auto"/>
              <w:rPr>
                <w:sz w:val="12"/>
                <w:szCs w:val="12"/>
              </w:rPr>
            </w:pPr>
            <w:r w:rsidRPr="00F82FC0">
              <w:rPr>
                <w:sz w:val="12"/>
                <w:szCs w:val="12"/>
              </w:rPr>
              <w:t>Lytic</w:t>
            </w:r>
          </w:p>
        </w:tc>
        <w:sdt>
          <w:sdtPr>
            <w:rPr>
              <w:rFonts w:cs="Times New Roman"/>
              <w:color w:val="000000"/>
              <w:sz w:val="12"/>
              <w:szCs w:val="12"/>
              <w:vertAlign w:val="superscript"/>
            </w:rPr>
            <w:tag w:val="MENDELEY_CITATION_v3_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"/>
            <w:id w:val="1965623613"/>
            <w:placeholder>
              <w:docPart w:val="DefaultPlaceholder_-1854013440"/>
            </w:placeholder>
          </w:sdtPr>
          <w:sdtContent>
            <w:tc>
              <w:tcPr>
                <w:tcW w:w="0" w:type="auto"/>
                <w:hideMark/>
              </w:tcPr>
              <w:p w14:paraId="79FBF79C" w14:textId="6C05B1DA"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15</w:t>
                </w:r>
              </w:p>
            </w:tc>
          </w:sdtContent>
        </w:sdt>
      </w:tr>
      <w:tr w:rsidR="000E33C7" w:rsidRPr="00F82FC0" w14:paraId="77D6B13D" w14:textId="77777777" w:rsidTr="00F82FC0">
        <w:tc>
          <w:tcPr>
            <w:tcW w:w="0" w:type="auto"/>
            <w:hideMark/>
          </w:tcPr>
          <w:p w14:paraId="701AB178" w14:textId="77777777" w:rsidR="00F82FC0" w:rsidRPr="00F82FC0" w:rsidRDefault="00F82FC0" w:rsidP="00F82FC0">
            <w:pPr>
              <w:spacing w:after="160" w:line="259" w:lineRule="auto"/>
              <w:rPr>
                <w:sz w:val="12"/>
                <w:szCs w:val="12"/>
              </w:rPr>
            </w:pPr>
            <w:r w:rsidRPr="00F82FC0">
              <w:rPr>
                <w:sz w:val="12"/>
                <w:szCs w:val="12"/>
              </w:rPr>
              <w:t>BZLF2 (gp42)</w:t>
            </w:r>
          </w:p>
        </w:tc>
        <w:tc>
          <w:tcPr>
            <w:tcW w:w="0" w:type="auto"/>
            <w:hideMark/>
          </w:tcPr>
          <w:p w14:paraId="4B174C51" w14:textId="77777777" w:rsidR="00F82FC0" w:rsidRPr="00F82FC0" w:rsidRDefault="00F82FC0" w:rsidP="00F82FC0">
            <w:pPr>
              <w:spacing w:after="160" w:line="259" w:lineRule="auto"/>
              <w:rPr>
                <w:sz w:val="12"/>
                <w:szCs w:val="12"/>
              </w:rPr>
            </w:pPr>
            <w:r w:rsidRPr="00F82FC0">
              <w:rPr>
                <w:sz w:val="12"/>
                <w:szCs w:val="12"/>
              </w:rPr>
              <w:t>Blocks CD4⁺ T cell recognition</w:t>
            </w:r>
          </w:p>
        </w:tc>
        <w:tc>
          <w:tcPr>
            <w:tcW w:w="0" w:type="auto"/>
            <w:hideMark/>
          </w:tcPr>
          <w:p w14:paraId="57D7A5DA" w14:textId="77777777" w:rsidR="00F82FC0" w:rsidRPr="00F82FC0" w:rsidRDefault="00F82FC0" w:rsidP="00F82FC0">
            <w:pPr>
              <w:spacing w:after="160" w:line="259" w:lineRule="auto"/>
              <w:rPr>
                <w:sz w:val="12"/>
                <w:szCs w:val="12"/>
              </w:rPr>
            </w:pPr>
            <w:r w:rsidRPr="00F82FC0">
              <w:rPr>
                <w:sz w:val="12"/>
                <w:szCs w:val="12"/>
              </w:rPr>
              <w:t>MHC class II presentation</w:t>
            </w:r>
          </w:p>
        </w:tc>
        <w:tc>
          <w:tcPr>
            <w:tcW w:w="0" w:type="auto"/>
            <w:hideMark/>
          </w:tcPr>
          <w:p w14:paraId="070281A7" w14:textId="77777777" w:rsidR="00F82FC0" w:rsidRPr="00F82FC0" w:rsidRDefault="00F82FC0" w:rsidP="00F82FC0">
            <w:pPr>
              <w:spacing w:after="160" w:line="259" w:lineRule="auto"/>
              <w:rPr>
                <w:sz w:val="12"/>
                <w:szCs w:val="12"/>
              </w:rPr>
            </w:pPr>
            <w:r w:rsidRPr="00F82FC0">
              <w:rPr>
                <w:sz w:val="12"/>
                <w:szCs w:val="12"/>
              </w:rPr>
              <w:t>B cells, APCs</w:t>
            </w:r>
          </w:p>
        </w:tc>
        <w:tc>
          <w:tcPr>
            <w:tcW w:w="0" w:type="auto"/>
            <w:hideMark/>
          </w:tcPr>
          <w:p w14:paraId="063494E6" w14:textId="77777777" w:rsidR="00F82FC0" w:rsidRPr="00F82FC0" w:rsidRDefault="00F82FC0" w:rsidP="00F82FC0">
            <w:pPr>
              <w:spacing w:after="160" w:line="259" w:lineRule="auto"/>
              <w:rPr>
                <w:sz w:val="12"/>
                <w:szCs w:val="12"/>
              </w:rPr>
            </w:pPr>
            <w:r w:rsidRPr="00F82FC0">
              <w:rPr>
                <w:sz w:val="12"/>
                <w:szCs w:val="12"/>
              </w:rPr>
              <w:t>Interferes with TCR–MHC II interaction</w:t>
            </w:r>
          </w:p>
        </w:tc>
        <w:tc>
          <w:tcPr>
            <w:tcW w:w="0" w:type="auto"/>
            <w:hideMark/>
          </w:tcPr>
          <w:p w14:paraId="2A40FBFF" w14:textId="77777777" w:rsidR="00F82FC0" w:rsidRPr="00F82FC0" w:rsidRDefault="00F82FC0" w:rsidP="00F82FC0">
            <w:pPr>
              <w:spacing w:after="160" w:line="259" w:lineRule="auto"/>
              <w:rPr>
                <w:sz w:val="12"/>
                <w:szCs w:val="12"/>
              </w:rPr>
            </w:pPr>
            <w:r w:rsidRPr="00F82FC0">
              <w:rPr>
                <w:sz w:val="12"/>
                <w:szCs w:val="12"/>
              </w:rPr>
              <w:t>Lytic</w:t>
            </w:r>
          </w:p>
        </w:tc>
        <w:sdt>
          <w:sdtPr>
            <w:rPr>
              <w:rFonts w:cs="Times New Roman"/>
              <w:color w:val="000000"/>
              <w:sz w:val="12"/>
              <w:szCs w:val="12"/>
              <w:vertAlign w:val="superscript"/>
            </w:rPr>
            <w:tag w:val="MENDELEY_CITATION_v3_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"/>
            <w:id w:val="-371394768"/>
            <w:placeholder>
              <w:docPart w:val="DefaultPlaceholder_-1854013440"/>
            </w:placeholder>
          </w:sdtPr>
          <w:sdtContent>
            <w:tc>
              <w:tcPr>
                <w:tcW w:w="0" w:type="auto"/>
                <w:hideMark/>
              </w:tcPr>
              <w:p w14:paraId="1A102135" w14:textId="710E0D34"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16</w:t>
                </w:r>
              </w:p>
            </w:tc>
          </w:sdtContent>
        </w:sdt>
      </w:tr>
      <w:tr w:rsidR="000E33C7" w:rsidRPr="00F82FC0" w14:paraId="6494199D" w14:textId="77777777" w:rsidTr="00F82FC0">
        <w:tc>
          <w:tcPr>
            <w:tcW w:w="0" w:type="auto"/>
            <w:hideMark/>
          </w:tcPr>
          <w:p w14:paraId="025A59D7" w14:textId="77777777" w:rsidR="00F82FC0" w:rsidRPr="00F82FC0" w:rsidRDefault="00F82FC0" w:rsidP="00F82FC0">
            <w:pPr>
              <w:spacing w:after="160" w:line="259" w:lineRule="auto"/>
              <w:rPr>
                <w:sz w:val="12"/>
                <w:szCs w:val="12"/>
              </w:rPr>
            </w:pPr>
            <w:r w:rsidRPr="00F82FC0">
              <w:rPr>
                <w:sz w:val="12"/>
                <w:szCs w:val="12"/>
              </w:rPr>
              <w:t>BGLF5</w:t>
            </w:r>
          </w:p>
        </w:tc>
        <w:tc>
          <w:tcPr>
            <w:tcW w:w="0" w:type="auto"/>
            <w:hideMark/>
          </w:tcPr>
          <w:p w14:paraId="5F353723" w14:textId="77777777" w:rsidR="00F82FC0" w:rsidRPr="00F82FC0" w:rsidRDefault="00F82FC0" w:rsidP="00F82FC0">
            <w:pPr>
              <w:spacing w:after="160" w:line="259" w:lineRule="auto"/>
              <w:rPr>
                <w:sz w:val="12"/>
                <w:szCs w:val="12"/>
              </w:rPr>
            </w:pPr>
            <w:r w:rsidRPr="00F82FC0">
              <w:rPr>
                <w:sz w:val="12"/>
                <w:szCs w:val="12"/>
              </w:rPr>
              <w:t>Host shutoff; inhibits IFN signaling</w:t>
            </w:r>
          </w:p>
        </w:tc>
        <w:tc>
          <w:tcPr>
            <w:tcW w:w="0" w:type="auto"/>
            <w:hideMark/>
          </w:tcPr>
          <w:p w14:paraId="1791361A" w14:textId="77777777" w:rsidR="00F82FC0" w:rsidRPr="00F82FC0" w:rsidRDefault="00F82FC0" w:rsidP="00F82FC0">
            <w:pPr>
              <w:spacing w:after="160" w:line="259" w:lineRule="auto"/>
              <w:rPr>
                <w:sz w:val="12"/>
                <w:szCs w:val="12"/>
              </w:rPr>
            </w:pPr>
            <w:r w:rsidRPr="00F82FC0">
              <w:rPr>
                <w:sz w:val="12"/>
                <w:szCs w:val="12"/>
              </w:rPr>
              <w:t>mRNA stability, TLR9 sensing</w:t>
            </w:r>
          </w:p>
        </w:tc>
        <w:tc>
          <w:tcPr>
            <w:tcW w:w="0" w:type="auto"/>
            <w:hideMark/>
          </w:tcPr>
          <w:p w14:paraId="38D53BA4" w14:textId="77777777" w:rsidR="00F82FC0" w:rsidRPr="00F82FC0" w:rsidRDefault="00F82FC0" w:rsidP="00F82FC0">
            <w:pPr>
              <w:spacing w:after="160" w:line="259" w:lineRule="auto"/>
              <w:rPr>
                <w:sz w:val="12"/>
                <w:szCs w:val="12"/>
              </w:rPr>
            </w:pPr>
            <w:r w:rsidRPr="00F82FC0">
              <w:rPr>
                <w:sz w:val="12"/>
                <w:szCs w:val="12"/>
              </w:rPr>
              <w:t>DCs, epithelial cells</w:t>
            </w:r>
          </w:p>
        </w:tc>
        <w:tc>
          <w:tcPr>
            <w:tcW w:w="0" w:type="auto"/>
            <w:hideMark/>
          </w:tcPr>
          <w:p w14:paraId="675DE542" w14:textId="77777777" w:rsidR="00F82FC0" w:rsidRPr="00F82FC0" w:rsidRDefault="00F82FC0" w:rsidP="00F82FC0">
            <w:pPr>
              <w:spacing w:after="160" w:line="259" w:lineRule="auto"/>
              <w:rPr>
                <w:sz w:val="12"/>
                <w:szCs w:val="12"/>
              </w:rPr>
            </w:pPr>
            <w:r w:rsidRPr="00F82FC0">
              <w:rPr>
                <w:sz w:val="12"/>
                <w:szCs w:val="12"/>
              </w:rPr>
              <w:t>Viral RNase degrades host mRNAs and TLR9</w:t>
            </w:r>
          </w:p>
        </w:tc>
        <w:tc>
          <w:tcPr>
            <w:tcW w:w="0" w:type="auto"/>
            <w:hideMark/>
          </w:tcPr>
          <w:p w14:paraId="1830F749" w14:textId="77777777" w:rsidR="00F82FC0" w:rsidRPr="00F82FC0" w:rsidRDefault="00F82FC0" w:rsidP="00F82FC0">
            <w:pPr>
              <w:spacing w:after="160" w:line="259" w:lineRule="auto"/>
              <w:rPr>
                <w:sz w:val="12"/>
                <w:szCs w:val="12"/>
              </w:rPr>
            </w:pPr>
            <w:r w:rsidRPr="00F82FC0">
              <w:rPr>
                <w:sz w:val="12"/>
                <w:szCs w:val="12"/>
              </w:rPr>
              <w:t>Lytic</w:t>
            </w:r>
          </w:p>
        </w:tc>
        <w:sdt>
          <w:sdtPr>
            <w:rPr>
              <w:rFonts w:cs="Times New Roman"/>
              <w:color w:val="000000"/>
              <w:sz w:val="12"/>
              <w:szCs w:val="12"/>
              <w:vertAlign w:val="superscript"/>
            </w:rPr>
            <w:tag w:val="MENDELEY_CITATION_v3_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"/>
            <w:id w:val="-674041271"/>
            <w:placeholder>
              <w:docPart w:val="DefaultPlaceholder_-1854013440"/>
            </w:placeholder>
          </w:sdtPr>
          <w:sdtContent>
            <w:tc>
              <w:tcPr>
                <w:tcW w:w="0" w:type="auto"/>
                <w:hideMark/>
              </w:tcPr>
              <w:p w14:paraId="298B6AFC" w14:textId="365C6312"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17</w:t>
                </w:r>
              </w:p>
            </w:tc>
          </w:sdtContent>
        </w:sdt>
      </w:tr>
      <w:tr w:rsidR="000E33C7" w:rsidRPr="00F82FC0" w14:paraId="3C27EB41" w14:textId="77777777" w:rsidTr="00F82FC0">
        <w:tc>
          <w:tcPr>
            <w:tcW w:w="0" w:type="auto"/>
            <w:hideMark/>
          </w:tcPr>
          <w:p w14:paraId="20A79499" w14:textId="77777777" w:rsidR="00F82FC0" w:rsidRPr="00F82FC0" w:rsidRDefault="00F82FC0" w:rsidP="00F82FC0">
            <w:pPr>
              <w:spacing w:after="160" w:line="259" w:lineRule="auto"/>
              <w:rPr>
                <w:sz w:val="12"/>
                <w:szCs w:val="12"/>
              </w:rPr>
            </w:pPr>
            <w:r w:rsidRPr="00F82FC0">
              <w:rPr>
                <w:sz w:val="12"/>
                <w:szCs w:val="12"/>
              </w:rPr>
              <w:t>BGLF2</w:t>
            </w:r>
          </w:p>
        </w:tc>
        <w:tc>
          <w:tcPr>
            <w:tcW w:w="0" w:type="auto"/>
            <w:hideMark/>
          </w:tcPr>
          <w:p w14:paraId="57FC6F06" w14:textId="77777777" w:rsidR="00F82FC0" w:rsidRPr="00F82FC0" w:rsidRDefault="00F82FC0" w:rsidP="00F82FC0">
            <w:pPr>
              <w:spacing w:after="160" w:line="259" w:lineRule="auto"/>
              <w:rPr>
                <w:sz w:val="12"/>
                <w:szCs w:val="12"/>
              </w:rPr>
            </w:pPr>
            <w:r w:rsidRPr="00F82FC0">
              <w:rPr>
                <w:sz w:val="12"/>
                <w:szCs w:val="12"/>
              </w:rPr>
              <w:t>Inhibits type I interferon signaling</w:t>
            </w:r>
          </w:p>
        </w:tc>
        <w:tc>
          <w:tcPr>
            <w:tcW w:w="0" w:type="auto"/>
            <w:hideMark/>
          </w:tcPr>
          <w:p w14:paraId="0A3C10ED" w14:textId="77777777" w:rsidR="00F82FC0" w:rsidRPr="00F82FC0" w:rsidRDefault="00F82FC0" w:rsidP="00F82FC0">
            <w:pPr>
              <w:spacing w:after="160" w:line="259" w:lineRule="auto"/>
              <w:rPr>
                <w:sz w:val="12"/>
                <w:szCs w:val="12"/>
              </w:rPr>
            </w:pPr>
            <w:r w:rsidRPr="00F82FC0">
              <w:rPr>
                <w:sz w:val="12"/>
                <w:szCs w:val="12"/>
              </w:rPr>
              <w:t>JAK/STAT pathway</w:t>
            </w:r>
          </w:p>
        </w:tc>
        <w:tc>
          <w:tcPr>
            <w:tcW w:w="0" w:type="auto"/>
            <w:hideMark/>
          </w:tcPr>
          <w:p w14:paraId="3D61FC1C" w14:textId="77777777" w:rsidR="00F82FC0" w:rsidRPr="00F82FC0" w:rsidRDefault="00F82FC0" w:rsidP="00F82FC0">
            <w:pPr>
              <w:spacing w:after="160" w:line="259" w:lineRule="auto"/>
              <w:rPr>
                <w:sz w:val="12"/>
                <w:szCs w:val="12"/>
              </w:rPr>
            </w:pPr>
            <w:r w:rsidRPr="00F82FC0">
              <w:rPr>
                <w:sz w:val="12"/>
                <w:szCs w:val="12"/>
              </w:rPr>
              <w:t>Multiple immune cells</w:t>
            </w:r>
          </w:p>
        </w:tc>
        <w:tc>
          <w:tcPr>
            <w:tcW w:w="0" w:type="auto"/>
            <w:hideMark/>
          </w:tcPr>
          <w:p w14:paraId="731197DC" w14:textId="77777777" w:rsidR="00F82FC0" w:rsidRPr="00F82FC0" w:rsidRDefault="00F82FC0" w:rsidP="00F82FC0">
            <w:pPr>
              <w:spacing w:after="160" w:line="259" w:lineRule="auto"/>
              <w:rPr>
                <w:sz w:val="12"/>
                <w:szCs w:val="12"/>
              </w:rPr>
            </w:pPr>
            <w:r w:rsidRPr="00F82FC0">
              <w:rPr>
                <w:sz w:val="12"/>
                <w:szCs w:val="12"/>
              </w:rPr>
              <w:t>Interacts with Tyk2, suppresses STAT1 activation</w:t>
            </w:r>
          </w:p>
        </w:tc>
        <w:tc>
          <w:tcPr>
            <w:tcW w:w="0" w:type="auto"/>
            <w:hideMark/>
          </w:tcPr>
          <w:p w14:paraId="04FBBD06" w14:textId="77777777" w:rsidR="00F82FC0" w:rsidRPr="00F82FC0" w:rsidRDefault="00F82FC0" w:rsidP="00F82FC0">
            <w:pPr>
              <w:spacing w:after="160" w:line="259" w:lineRule="auto"/>
              <w:rPr>
                <w:sz w:val="12"/>
                <w:szCs w:val="12"/>
              </w:rPr>
            </w:pPr>
            <w:r w:rsidRPr="00F82FC0">
              <w:rPr>
                <w:sz w:val="12"/>
                <w:szCs w:val="12"/>
              </w:rPr>
              <w:t>Lytic</w:t>
            </w:r>
          </w:p>
        </w:tc>
        <w:sdt>
          <w:sdtPr>
            <w:rPr>
              <w:rFonts w:cs="Times New Roman"/>
              <w:color w:val="000000"/>
              <w:sz w:val="12"/>
              <w:szCs w:val="12"/>
              <w:vertAlign w:val="superscript"/>
            </w:rPr>
            <w:tag w:val="MENDELEY_CITATION_v3_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"/>
            <w:id w:val="1692181008"/>
            <w:placeholder>
              <w:docPart w:val="DefaultPlaceholder_-1854013440"/>
            </w:placeholder>
          </w:sdtPr>
          <w:sdtContent>
            <w:tc>
              <w:tcPr>
                <w:tcW w:w="0" w:type="auto"/>
                <w:hideMark/>
              </w:tcPr>
              <w:p w14:paraId="488F4A73" w14:textId="1ABA5997"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18</w:t>
                </w:r>
              </w:p>
            </w:tc>
          </w:sdtContent>
        </w:sdt>
      </w:tr>
      <w:tr w:rsidR="000E33C7" w:rsidRPr="00F82FC0" w14:paraId="0028B227" w14:textId="77777777" w:rsidTr="00F82FC0">
        <w:tc>
          <w:tcPr>
            <w:tcW w:w="0" w:type="auto"/>
            <w:hideMark/>
          </w:tcPr>
          <w:p w14:paraId="6278EF68" w14:textId="77777777" w:rsidR="00F82FC0" w:rsidRPr="00F82FC0" w:rsidRDefault="00F82FC0" w:rsidP="00F82FC0">
            <w:pPr>
              <w:spacing w:after="160" w:line="259" w:lineRule="auto"/>
              <w:rPr>
                <w:sz w:val="12"/>
                <w:szCs w:val="12"/>
              </w:rPr>
            </w:pPr>
            <w:r w:rsidRPr="00F82FC0">
              <w:rPr>
                <w:sz w:val="12"/>
                <w:szCs w:val="12"/>
              </w:rPr>
              <w:t>BORF2</w:t>
            </w:r>
          </w:p>
        </w:tc>
        <w:tc>
          <w:tcPr>
            <w:tcW w:w="0" w:type="auto"/>
            <w:hideMark/>
          </w:tcPr>
          <w:p w14:paraId="54855DF8" w14:textId="77777777" w:rsidR="00F82FC0" w:rsidRPr="00F82FC0" w:rsidRDefault="00F82FC0" w:rsidP="00F82FC0">
            <w:pPr>
              <w:spacing w:after="160" w:line="259" w:lineRule="auto"/>
              <w:rPr>
                <w:sz w:val="12"/>
                <w:szCs w:val="12"/>
              </w:rPr>
            </w:pPr>
            <w:r w:rsidRPr="00F82FC0">
              <w:rPr>
                <w:sz w:val="12"/>
                <w:szCs w:val="12"/>
              </w:rPr>
              <w:t>Antagonizes intrinsic immunity</w:t>
            </w:r>
          </w:p>
        </w:tc>
        <w:tc>
          <w:tcPr>
            <w:tcW w:w="0" w:type="auto"/>
            <w:hideMark/>
          </w:tcPr>
          <w:p w14:paraId="1B72D03B" w14:textId="77777777" w:rsidR="00F82FC0" w:rsidRPr="00F82FC0" w:rsidRDefault="00F82FC0" w:rsidP="00F82FC0">
            <w:pPr>
              <w:spacing w:after="160" w:line="259" w:lineRule="auto"/>
              <w:rPr>
                <w:sz w:val="12"/>
                <w:szCs w:val="12"/>
              </w:rPr>
            </w:pPr>
            <w:r w:rsidRPr="00F82FC0">
              <w:rPr>
                <w:sz w:val="12"/>
                <w:szCs w:val="12"/>
              </w:rPr>
              <w:t>APOBEC3B antiviral restriction</w:t>
            </w:r>
          </w:p>
        </w:tc>
        <w:tc>
          <w:tcPr>
            <w:tcW w:w="0" w:type="auto"/>
            <w:hideMark/>
          </w:tcPr>
          <w:p w14:paraId="1EAB38CF" w14:textId="77777777" w:rsidR="00F82FC0" w:rsidRPr="00F82FC0" w:rsidRDefault="00F82FC0" w:rsidP="00F82FC0">
            <w:pPr>
              <w:spacing w:after="160" w:line="259" w:lineRule="auto"/>
              <w:rPr>
                <w:sz w:val="12"/>
                <w:szCs w:val="12"/>
              </w:rPr>
            </w:pPr>
            <w:r w:rsidRPr="00F82FC0">
              <w:rPr>
                <w:sz w:val="12"/>
                <w:szCs w:val="12"/>
              </w:rPr>
              <w:t>Infected cells</w:t>
            </w:r>
          </w:p>
        </w:tc>
        <w:tc>
          <w:tcPr>
            <w:tcW w:w="0" w:type="auto"/>
            <w:hideMark/>
          </w:tcPr>
          <w:p w14:paraId="29AF1AB8" w14:textId="77777777" w:rsidR="00F82FC0" w:rsidRPr="00F82FC0" w:rsidRDefault="00F82FC0" w:rsidP="00F82FC0">
            <w:pPr>
              <w:spacing w:after="160" w:line="259" w:lineRule="auto"/>
              <w:rPr>
                <w:sz w:val="12"/>
                <w:szCs w:val="12"/>
              </w:rPr>
            </w:pPr>
            <w:proofErr w:type="spellStart"/>
            <w:r w:rsidRPr="00F82FC0">
              <w:rPr>
                <w:sz w:val="12"/>
                <w:szCs w:val="12"/>
              </w:rPr>
              <w:t>Relocalizes</w:t>
            </w:r>
            <w:proofErr w:type="spellEnd"/>
            <w:r w:rsidRPr="00F82FC0">
              <w:rPr>
                <w:sz w:val="12"/>
                <w:szCs w:val="12"/>
              </w:rPr>
              <w:t xml:space="preserve"> APOBEC3B from nucleus</w:t>
            </w:r>
          </w:p>
        </w:tc>
        <w:tc>
          <w:tcPr>
            <w:tcW w:w="0" w:type="auto"/>
            <w:hideMark/>
          </w:tcPr>
          <w:p w14:paraId="3DA0BD31" w14:textId="77777777" w:rsidR="00F82FC0" w:rsidRPr="00F82FC0" w:rsidRDefault="00F82FC0" w:rsidP="00F82FC0">
            <w:pPr>
              <w:spacing w:after="160" w:line="259" w:lineRule="auto"/>
              <w:rPr>
                <w:sz w:val="12"/>
                <w:szCs w:val="12"/>
              </w:rPr>
            </w:pPr>
            <w:r w:rsidRPr="00F82FC0">
              <w:rPr>
                <w:sz w:val="12"/>
                <w:szCs w:val="12"/>
              </w:rPr>
              <w:t>Lytic</w:t>
            </w:r>
          </w:p>
        </w:tc>
        <w:sdt>
          <w:sdtPr>
            <w:rPr>
              <w:rFonts w:cs="Times New Roman"/>
              <w:color w:val="000000"/>
              <w:sz w:val="12"/>
              <w:szCs w:val="12"/>
              <w:vertAlign w:val="superscript"/>
            </w:rPr>
            <w:tag w:val="MENDELEY_CITATION_v3_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"/>
            <w:id w:val="430178416"/>
            <w:placeholder>
              <w:docPart w:val="DefaultPlaceholder_-1854013440"/>
            </w:placeholder>
          </w:sdtPr>
          <w:sdtContent>
            <w:tc>
              <w:tcPr>
                <w:tcW w:w="0" w:type="auto"/>
                <w:hideMark/>
              </w:tcPr>
              <w:p w14:paraId="5A86CB0E" w14:textId="11869A90"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19</w:t>
                </w:r>
              </w:p>
            </w:tc>
          </w:sdtContent>
        </w:sdt>
      </w:tr>
      <w:tr w:rsidR="000E33C7" w:rsidRPr="00F82FC0" w14:paraId="08892264" w14:textId="77777777" w:rsidTr="00F82FC0">
        <w:tc>
          <w:tcPr>
            <w:tcW w:w="0" w:type="auto"/>
            <w:hideMark/>
          </w:tcPr>
          <w:p w14:paraId="34474262" w14:textId="77777777" w:rsidR="00F82FC0" w:rsidRPr="00F82FC0" w:rsidRDefault="00F82FC0" w:rsidP="00F82FC0">
            <w:pPr>
              <w:spacing w:after="160" w:line="259" w:lineRule="auto"/>
              <w:rPr>
                <w:sz w:val="12"/>
                <w:szCs w:val="12"/>
              </w:rPr>
            </w:pPr>
            <w:r w:rsidRPr="00F82FC0">
              <w:rPr>
                <w:sz w:val="12"/>
                <w:szCs w:val="12"/>
              </w:rPr>
              <w:t>BRLF1 (</w:t>
            </w:r>
            <w:proofErr w:type="spellStart"/>
            <w:r w:rsidRPr="00F82FC0">
              <w:rPr>
                <w:sz w:val="12"/>
                <w:szCs w:val="12"/>
              </w:rPr>
              <w:t>Rta</w:t>
            </w:r>
            <w:proofErr w:type="spellEnd"/>
            <w:r w:rsidRPr="00F82FC0">
              <w:rPr>
                <w:sz w:val="12"/>
                <w:szCs w:val="12"/>
              </w:rPr>
              <w:t>)</w:t>
            </w:r>
          </w:p>
        </w:tc>
        <w:tc>
          <w:tcPr>
            <w:tcW w:w="0" w:type="auto"/>
            <w:hideMark/>
          </w:tcPr>
          <w:p w14:paraId="2CCA76A1" w14:textId="77777777" w:rsidR="00F82FC0" w:rsidRPr="00F82FC0" w:rsidRDefault="00F82FC0" w:rsidP="00F82FC0">
            <w:pPr>
              <w:spacing w:after="160" w:line="259" w:lineRule="auto"/>
              <w:rPr>
                <w:sz w:val="12"/>
                <w:szCs w:val="12"/>
              </w:rPr>
            </w:pPr>
            <w:r w:rsidRPr="00F82FC0">
              <w:rPr>
                <w:sz w:val="12"/>
                <w:szCs w:val="12"/>
              </w:rPr>
              <w:t>Suppresses innate signaling</w:t>
            </w:r>
          </w:p>
        </w:tc>
        <w:tc>
          <w:tcPr>
            <w:tcW w:w="0" w:type="auto"/>
            <w:hideMark/>
          </w:tcPr>
          <w:p w14:paraId="6E35DC39" w14:textId="77777777" w:rsidR="00F82FC0" w:rsidRPr="00F82FC0" w:rsidRDefault="00F82FC0" w:rsidP="00F82FC0">
            <w:pPr>
              <w:spacing w:after="160" w:line="259" w:lineRule="auto"/>
              <w:rPr>
                <w:sz w:val="12"/>
                <w:szCs w:val="12"/>
              </w:rPr>
            </w:pPr>
            <w:r w:rsidRPr="00F82FC0">
              <w:rPr>
                <w:sz w:val="12"/>
                <w:szCs w:val="12"/>
              </w:rPr>
              <w:t>TLR/NF-</w:t>
            </w:r>
            <w:proofErr w:type="spellStart"/>
            <w:r w:rsidRPr="00F82FC0">
              <w:rPr>
                <w:sz w:val="12"/>
                <w:szCs w:val="12"/>
              </w:rPr>
              <w:t>κB</w:t>
            </w:r>
            <w:proofErr w:type="spellEnd"/>
            <w:r w:rsidRPr="00F82FC0">
              <w:rPr>
                <w:sz w:val="12"/>
                <w:szCs w:val="12"/>
              </w:rPr>
              <w:t xml:space="preserve"> pathways</w:t>
            </w:r>
          </w:p>
        </w:tc>
        <w:tc>
          <w:tcPr>
            <w:tcW w:w="0" w:type="auto"/>
            <w:hideMark/>
          </w:tcPr>
          <w:p w14:paraId="234E5977" w14:textId="77777777" w:rsidR="00F82FC0" w:rsidRPr="00F82FC0" w:rsidRDefault="00F82FC0" w:rsidP="00F82FC0">
            <w:pPr>
              <w:spacing w:after="160" w:line="259" w:lineRule="auto"/>
              <w:rPr>
                <w:sz w:val="12"/>
                <w:szCs w:val="12"/>
              </w:rPr>
            </w:pPr>
            <w:r w:rsidRPr="00F82FC0">
              <w:rPr>
                <w:sz w:val="12"/>
                <w:szCs w:val="12"/>
              </w:rPr>
              <w:t>Monocytes, DCs</w:t>
            </w:r>
          </w:p>
        </w:tc>
        <w:tc>
          <w:tcPr>
            <w:tcW w:w="0" w:type="auto"/>
            <w:hideMark/>
          </w:tcPr>
          <w:p w14:paraId="0FCAED4B" w14:textId="77777777" w:rsidR="00F82FC0" w:rsidRPr="00F82FC0" w:rsidRDefault="00F82FC0" w:rsidP="00F82FC0">
            <w:pPr>
              <w:spacing w:after="160" w:line="259" w:lineRule="auto"/>
              <w:rPr>
                <w:sz w:val="12"/>
                <w:szCs w:val="12"/>
              </w:rPr>
            </w:pPr>
            <w:r w:rsidRPr="00F82FC0">
              <w:rPr>
                <w:sz w:val="12"/>
                <w:szCs w:val="12"/>
              </w:rPr>
              <w:t>Disrupts MyD88/TRAF6 signaling</w:t>
            </w:r>
          </w:p>
        </w:tc>
        <w:tc>
          <w:tcPr>
            <w:tcW w:w="0" w:type="auto"/>
            <w:hideMark/>
          </w:tcPr>
          <w:p w14:paraId="76FE1F86" w14:textId="77777777" w:rsidR="00F82FC0" w:rsidRPr="00F82FC0" w:rsidRDefault="00F82FC0" w:rsidP="00F82FC0">
            <w:pPr>
              <w:spacing w:after="160" w:line="259" w:lineRule="auto"/>
              <w:rPr>
                <w:sz w:val="12"/>
                <w:szCs w:val="12"/>
              </w:rPr>
            </w:pPr>
            <w:r w:rsidRPr="00F82FC0">
              <w:rPr>
                <w:sz w:val="12"/>
                <w:szCs w:val="12"/>
              </w:rPr>
              <w:t>Lytic</w:t>
            </w:r>
          </w:p>
        </w:tc>
        <w:tc>
          <w:tcPr>
            <w:tcW w:w="0" w:type="auto"/>
            <w:hideMark/>
          </w:tcPr>
          <w:sdt>
            <w:sdtPr>
              <w:rPr>
                <w:rFonts w:cs="Times New Roman"/>
                <w:color w:val="000000"/>
                <w:sz w:val="12"/>
                <w:szCs w:val="12"/>
                <w:vertAlign w:val="superscript"/>
              </w:rPr>
              <w:tag w:val="MENDELEY_CITATION_v3_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"/>
              <w:id w:val="-163404082"/>
              <w:placeholder>
                <w:docPart w:val="DefaultPlaceholder_-1854013440"/>
              </w:placeholder>
            </w:sdtPr>
            <w:sdtContent>
              <w:p w14:paraId="77886489" w14:textId="56922471" w:rsidR="00F82FC0" w:rsidRDefault="009C0BD9" w:rsidP="00F82FC0">
                <w:pPr>
                  <w:spacing w:after="160" w:line="259" w:lineRule="auto"/>
                  <w:rPr>
                    <w:sz w:val="12"/>
                    <w:szCs w:val="12"/>
                  </w:rPr>
                </w:pPr>
                <w:r w:rsidRPr="009C0BD9">
                  <w:rPr>
                    <w:rFonts w:cs="Times New Roman"/>
                    <w:color w:val="000000"/>
                    <w:sz w:val="12"/>
                    <w:szCs w:val="12"/>
                    <w:vertAlign w:val="superscript"/>
                  </w:rPr>
                  <w:t>20</w:t>
                </w:r>
              </w:p>
            </w:sdtContent>
          </w:sdt>
          <w:p w14:paraId="0E0C4A40" w14:textId="69EFBC1B" w:rsidR="00807D65" w:rsidRPr="00F82FC0" w:rsidRDefault="00807D65" w:rsidP="00807D65">
            <w:pPr>
              <w:rPr>
                <w:sz w:val="12"/>
                <w:szCs w:val="12"/>
              </w:rPr>
            </w:pPr>
          </w:p>
        </w:tc>
      </w:tr>
      <w:tr w:rsidR="000E33C7" w:rsidRPr="00F82FC0" w14:paraId="7DEF4580" w14:textId="77777777" w:rsidTr="00F82FC0">
        <w:tc>
          <w:tcPr>
            <w:tcW w:w="0" w:type="auto"/>
            <w:hideMark/>
          </w:tcPr>
          <w:p w14:paraId="0FF8FF18" w14:textId="77777777" w:rsidR="00F82FC0" w:rsidRPr="00F82FC0" w:rsidRDefault="00F82FC0" w:rsidP="00F82FC0">
            <w:pPr>
              <w:spacing w:after="160" w:line="259" w:lineRule="auto"/>
              <w:rPr>
                <w:sz w:val="12"/>
                <w:szCs w:val="12"/>
              </w:rPr>
            </w:pPr>
            <w:r w:rsidRPr="00F82FC0">
              <w:rPr>
                <w:sz w:val="12"/>
                <w:szCs w:val="12"/>
              </w:rPr>
              <w:t>EBNA1</w:t>
            </w:r>
          </w:p>
        </w:tc>
        <w:tc>
          <w:tcPr>
            <w:tcW w:w="0" w:type="auto"/>
            <w:hideMark/>
          </w:tcPr>
          <w:p w14:paraId="5E5EE800" w14:textId="77777777" w:rsidR="00F82FC0" w:rsidRPr="00F82FC0" w:rsidRDefault="00F82FC0" w:rsidP="00F82FC0">
            <w:pPr>
              <w:spacing w:after="160" w:line="259" w:lineRule="auto"/>
              <w:rPr>
                <w:sz w:val="12"/>
                <w:szCs w:val="12"/>
              </w:rPr>
            </w:pPr>
            <w:r w:rsidRPr="00F82FC0">
              <w:rPr>
                <w:sz w:val="12"/>
                <w:szCs w:val="12"/>
              </w:rPr>
              <w:t>Evades CD8⁺ T cell recognition</w:t>
            </w:r>
          </w:p>
        </w:tc>
        <w:tc>
          <w:tcPr>
            <w:tcW w:w="0" w:type="auto"/>
            <w:hideMark/>
          </w:tcPr>
          <w:p w14:paraId="79F72F3F" w14:textId="77777777" w:rsidR="00F82FC0" w:rsidRPr="00F82FC0" w:rsidRDefault="00F82FC0" w:rsidP="00F82FC0">
            <w:pPr>
              <w:spacing w:after="160" w:line="259" w:lineRule="auto"/>
              <w:rPr>
                <w:sz w:val="12"/>
                <w:szCs w:val="12"/>
              </w:rPr>
            </w:pPr>
            <w:r w:rsidRPr="00F82FC0">
              <w:rPr>
                <w:sz w:val="12"/>
                <w:szCs w:val="12"/>
              </w:rPr>
              <w:t>Proteasomal processing, NK activation</w:t>
            </w:r>
          </w:p>
        </w:tc>
        <w:tc>
          <w:tcPr>
            <w:tcW w:w="0" w:type="auto"/>
            <w:hideMark/>
          </w:tcPr>
          <w:p w14:paraId="1ADC8FA1" w14:textId="77777777" w:rsidR="00F82FC0" w:rsidRPr="00F82FC0" w:rsidRDefault="00F82FC0" w:rsidP="00F82FC0">
            <w:pPr>
              <w:spacing w:after="160" w:line="259" w:lineRule="auto"/>
              <w:rPr>
                <w:sz w:val="12"/>
                <w:szCs w:val="12"/>
              </w:rPr>
            </w:pPr>
            <w:r w:rsidRPr="00F82FC0">
              <w:rPr>
                <w:sz w:val="12"/>
                <w:szCs w:val="12"/>
              </w:rPr>
              <w:t>B cells</w:t>
            </w:r>
          </w:p>
        </w:tc>
        <w:tc>
          <w:tcPr>
            <w:tcW w:w="0" w:type="auto"/>
            <w:hideMark/>
          </w:tcPr>
          <w:p w14:paraId="1A7EE430" w14:textId="77777777" w:rsidR="00F82FC0" w:rsidRPr="00F82FC0" w:rsidRDefault="00F82FC0" w:rsidP="00F82FC0">
            <w:pPr>
              <w:spacing w:after="160" w:line="259" w:lineRule="auto"/>
              <w:rPr>
                <w:sz w:val="12"/>
                <w:szCs w:val="12"/>
              </w:rPr>
            </w:pPr>
            <w:r w:rsidRPr="00F82FC0">
              <w:rPr>
                <w:sz w:val="12"/>
                <w:szCs w:val="12"/>
              </w:rPr>
              <w:t>Gly-Ala repeat blocks proteasomal degradation; downregulates NKG2D ligands</w:t>
            </w:r>
          </w:p>
        </w:tc>
        <w:tc>
          <w:tcPr>
            <w:tcW w:w="0" w:type="auto"/>
            <w:hideMark/>
          </w:tcPr>
          <w:p w14:paraId="1104D0F8" w14:textId="77777777" w:rsidR="00F82FC0" w:rsidRPr="00F82FC0" w:rsidRDefault="00F82FC0" w:rsidP="00F82FC0">
            <w:pPr>
              <w:spacing w:after="160" w:line="259" w:lineRule="auto"/>
              <w:rPr>
                <w:sz w:val="12"/>
                <w:szCs w:val="12"/>
              </w:rPr>
            </w:pPr>
            <w:r w:rsidRPr="00F82FC0">
              <w:rPr>
                <w:sz w:val="12"/>
                <w:szCs w:val="12"/>
              </w:rPr>
              <w:t>Latency I/II/III</w:t>
            </w:r>
          </w:p>
        </w:tc>
        <w:tc>
          <w:tcPr>
            <w:tcW w:w="0" w:type="auto"/>
            <w:hideMark/>
          </w:tcPr>
          <w:p w14:paraId="00D1712C" w14:textId="662B34F7" w:rsidR="00F82FC0" w:rsidRPr="00F82FC0" w:rsidRDefault="00000000" w:rsidP="00F82FC0">
            <w:pPr>
              <w:spacing w:after="160" w:line="259" w:lineRule="auto"/>
              <w:rPr>
                <w:sz w:val="12"/>
                <w:szCs w:val="12"/>
              </w:rPr>
            </w:pPr>
            <w:sdt>
              <w:sdtPr>
                <w:rPr>
                  <w:rFonts w:cs="Times New Roman"/>
                  <w:color w:val="000000"/>
                  <w:sz w:val="12"/>
                  <w:szCs w:val="12"/>
                  <w:vertAlign w:val="superscript"/>
                </w:rPr>
                <w:tag w:val="MENDELEY_CITATION_v3_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"/>
                <w:id w:val="-1238788493"/>
                <w:placeholder>
                  <w:docPart w:val="DefaultPlaceholder_-1854013440"/>
                </w:placeholder>
              </w:sdtPr>
              <w:sdtContent>
                <w:r w:rsidR="009C0BD9" w:rsidRPr="009C0BD9">
                  <w:rPr>
                    <w:rFonts w:cs="Times New Roman"/>
                    <w:color w:val="000000"/>
                    <w:sz w:val="12"/>
                    <w:szCs w:val="12"/>
                    <w:vertAlign w:val="superscript"/>
                  </w:rPr>
                  <w:t>21,22</w:t>
                </w:r>
              </w:sdtContent>
            </w:sdt>
          </w:p>
        </w:tc>
      </w:tr>
      <w:tr w:rsidR="000E33C7" w:rsidRPr="00F82FC0" w14:paraId="144883EE" w14:textId="77777777" w:rsidTr="00F82FC0">
        <w:tc>
          <w:tcPr>
            <w:tcW w:w="0" w:type="auto"/>
            <w:hideMark/>
          </w:tcPr>
          <w:p w14:paraId="5F4A3942" w14:textId="77777777" w:rsidR="00F82FC0" w:rsidRPr="00F82FC0" w:rsidRDefault="00F82FC0" w:rsidP="00F82FC0">
            <w:pPr>
              <w:spacing w:after="160" w:line="259" w:lineRule="auto"/>
              <w:rPr>
                <w:sz w:val="12"/>
                <w:szCs w:val="12"/>
              </w:rPr>
            </w:pPr>
            <w:r w:rsidRPr="00F82FC0">
              <w:rPr>
                <w:sz w:val="12"/>
                <w:szCs w:val="12"/>
              </w:rPr>
              <w:t>LMP1</w:t>
            </w:r>
          </w:p>
        </w:tc>
        <w:tc>
          <w:tcPr>
            <w:tcW w:w="0" w:type="auto"/>
            <w:hideMark/>
          </w:tcPr>
          <w:p w14:paraId="3D8384CD" w14:textId="77777777" w:rsidR="00F82FC0" w:rsidRPr="00F82FC0" w:rsidRDefault="00F82FC0" w:rsidP="00F82FC0">
            <w:pPr>
              <w:spacing w:after="160" w:line="259" w:lineRule="auto"/>
              <w:rPr>
                <w:sz w:val="12"/>
                <w:szCs w:val="12"/>
              </w:rPr>
            </w:pPr>
            <w:r w:rsidRPr="00F82FC0">
              <w:rPr>
                <w:sz w:val="12"/>
                <w:szCs w:val="12"/>
              </w:rPr>
              <w:t>Alters innate immune sensing</w:t>
            </w:r>
          </w:p>
        </w:tc>
        <w:tc>
          <w:tcPr>
            <w:tcW w:w="0" w:type="auto"/>
            <w:hideMark/>
          </w:tcPr>
          <w:p w14:paraId="798A6E8E" w14:textId="77777777" w:rsidR="00F82FC0" w:rsidRPr="00F82FC0" w:rsidRDefault="00F82FC0" w:rsidP="00F82FC0">
            <w:pPr>
              <w:spacing w:after="160" w:line="259" w:lineRule="auto"/>
              <w:rPr>
                <w:sz w:val="12"/>
                <w:szCs w:val="12"/>
              </w:rPr>
            </w:pPr>
            <w:r w:rsidRPr="00F82FC0">
              <w:rPr>
                <w:sz w:val="12"/>
                <w:szCs w:val="12"/>
              </w:rPr>
              <w:t>TLR9, NF-</w:t>
            </w:r>
            <w:proofErr w:type="spellStart"/>
            <w:r w:rsidRPr="00F82FC0">
              <w:rPr>
                <w:sz w:val="12"/>
                <w:szCs w:val="12"/>
              </w:rPr>
              <w:t>κB</w:t>
            </w:r>
            <w:proofErr w:type="spellEnd"/>
            <w:r w:rsidRPr="00F82FC0">
              <w:rPr>
                <w:sz w:val="12"/>
                <w:szCs w:val="12"/>
              </w:rPr>
              <w:t xml:space="preserve"> signaling</w:t>
            </w:r>
          </w:p>
        </w:tc>
        <w:tc>
          <w:tcPr>
            <w:tcW w:w="0" w:type="auto"/>
            <w:hideMark/>
          </w:tcPr>
          <w:p w14:paraId="4EC045BB" w14:textId="77777777" w:rsidR="00F82FC0" w:rsidRPr="00F82FC0" w:rsidRDefault="00F82FC0" w:rsidP="00F82FC0">
            <w:pPr>
              <w:spacing w:after="160" w:line="259" w:lineRule="auto"/>
              <w:rPr>
                <w:sz w:val="12"/>
                <w:szCs w:val="12"/>
              </w:rPr>
            </w:pPr>
            <w:r w:rsidRPr="00F82FC0">
              <w:rPr>
                <w:sz w:val="12"/>
                <w:szCs w:val="12"/>
              </w:rPr>
              <w:t>B cells</w:t>
            </w:r>
          </w:p>
        </w:tc>
        <w:tc>
          <w:tcPr>
            <w:tcW w:w="0" w:type="auto"/>
            <w:hideMark/>
          </w:tcPr>
          <w:p w14:paraId="413FF26C" w14:textId="77777777" w:rsidR="00F82FC0" w:rsidRPr="00F82FC0" w:rsidRDefault="00F82FC0" w:rsidP="00F82FC0">
            <w:pPr>
              <w:spacing w:after="160" w:line="259" w:lineRule="auto"/>
              <w:rPr>
                <w:sz w:val="12"/>
                <w:szCs w:val="12"/>
              </w:rPr>
            </w:pPr>
            <w:r w:rsidRPr="00F82FC0">
              <w:rPr>
                <w:sz w:val="12"/>
                <w:szCs w:val="12"/>
              </w:rPr>
              <w:t>Constitutive CD40 signaling represses TLR9 transcription</w:t>
            </w:r>
          </w:p>
        </w:tc>
        <w:tc>
          <w:tcPr>
            <w:tcW w:w="0" w:type="auto"/>
            <w:hideMark/>
          </w:tcPr>
          <w:p w14:paraId="4D43EAC2" w14:textId="77777777" w:rsidR="00F82FC0" w:rsidRPr="00F82FC0" w:rsidRDefault="00F82FC0" w:rsidP="00F82FC0">
            <w:pPr>
              <w:spacing w:after="160" w:line="259" w:lineRule="auto"/>
              <w:rPr>
                <w:sz w:val="12"/>
                <w:szCs w:val="12"/>
              </w:rPr>
            </w:pPr>
            <w:r w:rsidRPr="00F82FC0">
              <w:rPr>
                <w:sz w:val="12"/>
                <w:szCs w:val="12"/>
              </w:rPr>
              <w:t>Latency II/III</w:t>
            </w:r>
          </w:p>
        </w:tc>
        <w:sdt>
          <w:sdtPr>
            <w:rPr>
              <w:rFonts w:cs="Times New Roman"/>
              <w:color w:val="000000"/>
              <w:sz w:val="12"/>
              <w:szCs w:val="12"/>
              <w:vertAlign w:val="superscript"/>
            </w:rPr>
            <w:tag w:val="MENDELEY_CITATION_v3_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"/>
            <w:id w:val="1448269033"/>
            <w:placeholder>
              <w:docPart w:val="DefaultPlaceholder_-1854013440"/>
            </w:placeholder>
          </w:sdtPr>
          <w:sdtContent>
            <w:tc>
              <w:tcPr>
                <w:tcW w:w="0" w:type="auto"/>
                <w:hideMark/>
              </w:tcPr>
              <w:p w14:paraId="4191DFEE" w14:textId="2F440D6A"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23</w:t>
                </w:r>
              </w:p>
            </w:tc>
          </w:sdtContent>
        </w:sdt>
      </w:tr>
      <w:tr w:rsidR="000E33C7" w:rsidRPr="00F82FC0" w14:paraId="6B20793E" w14:textId="77777777" w:rsidTr="00F82FC0">
        <w:tc>
          <w:tcPr>
            <w:tcW w:w="0" w:type="auto"/>
            <w:hideMark/>
          </w:tcPr>
          <w:p w14:paraId="3CFA0C77" w14:textId="77777777" w:rsidR="00F82FC0" w:rsidRPr="00F82FC0" w:rsidRDefault="00F82FC0" w:rsidP="00F82FC0">
            <w:pPr>
              <w:spacing w:after="160" w:line="259" w:lineRule="auto"/>
              <w:rPr>
                <w:sz w:val="12"/>
                <w:szCs w:val="12"/>
              </w:rPr>
            </w:pPr>
            <w:r w:rsidRPr="00F82FC0">
              <w:rPr>
                <w:sz w:val="12"/>
                <w:szCs w:val="12"/>
              </w:rPr>
              <w:t>LMP2A</w:t>
            </w:r>
          </w:p>
        </w:tc>
        <w:tc>
          <w:tcPr>
            <w:tcW w:w="0" w:type="auto"/>
            <w:hideMark/>
          </w:tcPr>
          <w:p w14:paraId="5FBD0440" w14:textId="77777777" w:rsidR="00F82FC0" w:rsidRPr="00F82FC0" w:rsidRDefault="00F82FC0" w:rsidP="00F82FC0">
            <w:pPr>
              <w:spacing w:after="160" w:line="259" w:lineRule="auto"/>
              <w:rPr>
                <w:sz w:val="12"/>
                <w:szCs w:val="12"/>
              </w:rPr>
            </w:pPr>
            <w:r w:rsidRPr="00F82FC0">
              <w:rPr>
                <w:sz w:val="12"/>
                <w:szCs w:val="12"/>
              </w:rPr>
              <w:t>Suppresses IFN signaling</w:t>
            </w:r>
          </w:p>
        </w:tc>
        <w:tc>
          <w:tcPr>
            <w:tcW w:w="0" w:type="auto"/>
            <w:hideMark/>
          </w:tcPr>
          <w:p w14:paraId="7158EEFA" w14:textId="77777777" w:rsidR="00F82FC0" w:rsidRPr="00F82FC0" w:rsidRDefault="00F82FC0" w:rsidP="00F82FC0">
            <w:pPr>
              <w:spacing w:after="160" w:line="259" w:lineRule="auto"/>
              <w:rPr>
                <w:sz w:val="12"/>
                <w:szCs w:val="12"/>
              </w:rPr>
            </w:pPr>
            <w:r w:rsidRPr="00F82FC0">
              <w:rPr>
                <w:sz w:val="12"/>
                <w:szCs w:val="12"/>
              </w:rPr>
              <w:t>IFN receptor signaling</w:t>
            </w:r>
          </w:p>
        </w:tc>
        <w:tc>
          <w:tcPr>
            <w:tcW w:w="0" w:type="auto"/>
            <w:hideMark/>
          </w:tcPr>
          <w:p w14:paraId="7BD4E3F4" w14:textId="77777777" w:rsidR="00F82FC0" w:rsidRPr="00F82FC0" w:rsidRDefault="00F82FC0" w:rsidP="00F82FC0">
            <w:pPr>
              <w:spacing w:after="160" w:line="259" w:lineRule="auto"/>
              <w:rPr>
                <w:sz w:val="12"/>
                <w:szCs w:val="12"/>
              </w:rPr>
            </w:pPr>
            <w:r w:rsidRPr="00F82FC0">
              <w:rPr>
                <w:sz w:val="12"/>
                <w:szCs w:val="12"/>
              </w:rPr>
              <w:t>B cells</w:t>
            </w:r>
          </w:p>
        </w:tc>
        <w:tc>
          <w:tcPr>
            <w:tcW w:w="0" w:type="auto"/>
            <w:hideMark/>
          </w:tcPr>
          <w:p w14:paraId="313A00A7" w14:textId="77777777" w:rsidR="00F82FC0" w:rsidRPr="00F82FC0" w:rsidRDefault="00F82FC0" w:rsidP="00F82FC0">
            <w:pPr>
              <w:spacing w:after="160" w:line="259" w:lineRule="auto"/>
              <w:rPr>
                <w:sz w:val="12"/>
                <w:szCs w:val="12"/>
              </w:rPr>
            </w:pPr>
            <w:r w:rsidRPr="00F82FC0">
              <w:rPr>
                <w:sz w:val="12"/>
                <w:szCs w:val="12"/>
              </w:rPr>
              <w:t>Promotes degradation of IFN receptors; mimics BCR</w:t>
            </w:r>
          </w:p>
        </w:tc>
        <w:tc>
          <w:tcPr>
            <w:tcW w:w="0" w:type="auto"/>
            <w:hideMark/>
          </w:tcPr>
          <w:p w14:paraId="1937C7A2" w14:textId="77777777" w:rsidR="00F82FC0" w:rsidRPr="00F82FC0" w:rsidRDefault="00F82FC0" w:rsidP="00F82FC0">
            <w:pPr>
              <w:spacing w:after="160" w:line="259" w:lineRule="auto"/>
              <w:rPr>
                <w:sz w:val="12"/>
                <w:szCs w:val="12"/>
              </w:rPr>
            </w:pPr>
            <w:r w:rsidRPr="00F82FC0">
              <w:rPr>
                <w:sz w:val="12"/>
                <w:szCs w:val="12"/>
              </w:rPr>
              <w:t>Latency II/III</w:t>
            </w:r>
          </w:p>
        </w:tc>
        <w:sdt>
          <w:sdtPr>
            <w:rPr>
              <w:rFonts w:cs="Times New Roman"/>
              <w:color w:val="000000"/>
              <w:sz w:val="12"/>
              <w:szCs w:val="12"/>
              <w:vertAlign w:val="superscript"/>
            </w:rPr>
            <w:tag w:val="MENDELEY_CITATION_v3_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"/>
            <w:id w:val="-176193621"/>
            <w:placeholder>
              <w:docPart w:val="DefaultPlaceholder_-1854013440"/>
            </w:placeholder>
          </w:sdtPr>
          <w:sdtContent>
            <w:tc>
              <w:tcPr>
                <w:tcW w:w="0" w:type="auto"/>
                <w:hideMark/>
              </w:tcPr>
              <w:p w14:paraId="0BF257D7" w14:textId="4DFBE8E1"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24</w:t>
                </w:r>
              </w:p>
            </w:tc>
          </w:sdtContent>
        </w:sdt>
      </w:tr>
      <w:tr w:rsidR="000E33C7" w:rsidRPr="00F82FC0" w14:paraId="268EA853" w14:textId="77777777" w:rsidTr="00F82FC0">
        <w:tc>
          <w:tcPr>
            <w:tcW w:w="0" w:type="auto"/>
            <w:hideMark/>
          </w:tcPr>
          <w:p w14:paraId="57D82AD2" w14:textId="77777777" w:rsidR="00F82FC0" w:rsidRPr="00F82FC0" w:rsidRDefault="00F82FC0" w:rsidP="00F82FC0">
            <w:pPr>
              <w:spacing w:after="160" w:line="259" w:lineRule="auto"/>
              <w:rPr>
                <w:sz w:val="12"/>
                <w:szCs w:val="12"/>
              </w:rPr>
            </w:pPr>
            <w:r w:rsidRPr="00F82FC0">
              <w:rPr>
                <w:sz w:val="12"/>
                <w:szCs w:val="12"/>
              </w:rPr>
              <w:t>EBER1/2</w:t>
            </w:r>
          </w:p>
        </w:tc>
        <w:tc>
          <w:tcPr>
            <w:tcW w:w="0" w:type="auto"/>
            <w:hideMark/>
          </w:tcPr>
          <w:p w14:paraId="1AEF9854" w14:textId="77777777" w:rsidR="00F82FC0" w:rsidRPr="00F82FC0" w:rsidRDefault="00F82FC0" w:rsidP="00F82FC0">
            <w:pPr>
              <w:spacing w:after="160" w:line="259" w:lineRule="auto"/>
              <w:rPr>
                <w:sz w:val="12"/>
                <w:szCs w:val="12"/>
              </w:rPr>
            </w:pPr>
            <w:r w:rsidRPr="00F82FC0">
              <w:rPr>
                <w:sz w:val="12"/>
                <w:szCs w:val="12"/>
              </w:rPr>
              <w:t>Modulates cytokine production</w:t>
            </w:r>
          </w:p>
        </w:tc>
        <w:tc>
          <w:tcPr>
            <w:tcW w:w="0" w:type="auto"/>
            <w:hideMark/>
          </w:tcPr>
          <w:p w14:paraId="74B3806A" w14:textId="77777777" w:rsidR="00F82FC0" w:rsidRPr="00F82FC0" w:rsidRDefault="00F82FC0" w:rsidP="00F82FC0">
            <w:pPr>
              <w:spacing w:after="160" w:line="259" w:lineRule="auto"/>
              <w:rPr>
                <w:sz w:val="12"/>
                <w:szCs w:val="12"/>
              </w:rPr>
            </w:pPr>
            <w:r w:rsidRPr="00F82FC0">
              <w:rPr>
                <w:sz w:val="12"/>
                <w:szCs w:val="12"/>
              </w:rPr>
              <w:t>TLR3, RIG-I signaling</w:t>
            </w:r>
          </w:p>
        </w:tc>
        <w:tc>
          <w:tcPr>
            <w:tcW w:w="0" w:type="auto"/>
            <w:hideMark/>
          </w:tcPr>
          <w:p w14:paraId="255261AA" w14:textId="77777777" w:rsidR="00F82FC0" w:rsidRPr="00F82FC0" w:rsidRDefault="00F82FC0" w:rsidP="00F82FC0">
            <w:pPr>
              <w:spacing w:after="160" w:line="259" w:lineRule="auto"/>
              <w:rPr>
                <w:sz w:val="12"/>
                <w:szCs w:val="12"/>
              </w:rPr>
            </w:pPr>
            <w:r w:rsidRPr="00F82FC0">
              <w:rPr>
                <w:sz w:val="12"/>
                <w:szCs w:val="12"/>
              </w:rPr>
              <w:t>DCs, monocytes</w:t>
            </w:r>
          </w:p>
        </w:tc>
        <w:tc>
          <w:tcPr>
            <w:tcW w:w="0" w:type="auto"/>
            <w:hideMark/>
          </w:tcPr>
          <w:p w14:paraId="647973AC" w14:textId="77777777" w:rsidR="00F82FC0" w:rsidRPr="00F82FC0" w:rsidRDefault="00F82FC0" w:rsidP="00F82FC0">
            <w:pPr>
              <w:spacing w:after="160" w:line="259" w:lineRule="auto"/>
              <w:rPr>
                <w:sz w:val="12"/>
                <w:szCs w:val="12"/>
              </w:rPr>
            </w:pPr>
            <w:r w:rsidRPr="00F82FC0">
              <w:rPr>
                <w:sz w:val="12"/>
                <w:szCs w:val="12"/>
              </w:rPr>
              <w:t>Activates TLR3 and induces IL-10 and IFN</w:t>
            </w:r>
          </w:p>
        </w:tc>
        <w:tc>
          <w:tcPr>
            <w:tcW w:w="0" w:type="auto"/>
            <w:hideMark/>
          </w:tcPr>
          <w:p w14:paraId="2257812D" w14:textId="77777777" w:rsidR="00F82FC0" w:rsidRPr="00F82FC0" w:rsidRDefault="00F82FC0" w:rsidP="00F82FC0">
            <w:pPr>
              <w:spacing w:after="160" w:line="259" w:lineRule="auto"/>
              <w:rPr>
                <w:sz w:val="12"/>
                <w:szCs w:val="12"/>
              </w:rPr>
            </w:pPr>
            <w:r w:rsidRPr="00F82FC0">
              <w:rPr>
                <w:sz w:val="12"/>
                <w:szCs w:val="12"/>
              </w:rPr>
              <w:t>Latency I/II/III</w:t>
            </w:r>
          </w:p>
        </w:tc>
        <w:sdt>
          <w:sdtPr>
            <w:rPr>
              <w:rFonts w:cs="Times New Roman"/>
              <w:color w:val="000000"/>
              <w:sz w:val="12"/>
              <w:szCs w:val="12"/>
              <w:vertAlign w:val="superscript"/>
            </w:rPr>
            <w:tag w:val="MENDELEY_CITATION_v3_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"/>
            <w:id w:val="889463085"/>
            <w:placeholder>
              <w:docPart w:val="DefaultPlaceholder_-1854013440"/>
            </w:placeholder>
          </w:sdtPr>
          <w:sdtContent>
            <w:tc>
              <w:tcPr>
                <w:tcW w:w="0" w:type="auto"/>
                <w:hideMark/>
              </w:tcPr>
              <w:p w14:paraId="12036036" w14:textId="028C30C6"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25</w:t>
                </w:r>
              </w:p>
            </w:tc>
          </w:sdtContent>
        </w:sdt>
      </w:tr>
      <w:tr w:rsidR="000E33C7" w:rsidRPr="00F82FC0" w14:paraId="6C0B67FF" w14:textId="77777777" w:rsidTr="00F82FC0">
        <w:tc>
          <w:tcPr>
            <w:tcW w:w="0" w:type="auto"/>
            <w:hideMark/>
          </w:tcPr>
          <w:p w14:paraId="49DC2E2D" w14:textId="77777777" w:rsidR="00F82FC0" w:rsidRPr="00F82FC0" w:rsidRDefault="00F82FC0" w:rsidP="00F82FC0">
            <w:pPr>
              <w:spacing w:after="160" w:line="259" w:lineRule="auto"/>
              <w:rPr>
                <w:sz w:val="12"/>
                <w:szCs w:val="12"/>
              </w:rPr>
            </w:pPr>
            <w:r w:rsidRPr="00F82FC0">
              <w:rPr>
                <w:sz w:val="12"/>
                <w:szCs w:val="12"/>
              </w:rPr>
              <w:t>miR-BART6-3p</w:t>
            </w:r>
          </w:p>
        </w:tc>
        <w:tc>
          <w:tcPr>
            <w:tcW w:w="0" w:type="auto"/>
            <w:hideMark/>
          </w:tcPr>
          <w:p w14:paraId="1EE44CC4" w14:textId="77777777" w:rsidR="00F82FC0" w:rsidRPr="00F82FC0" w:rsidRDefault="00F82FC0" w:rsidP="00F82FC0">
            <w:pPr>
              <w:spacing w:after="160" w:line="259" w:lineRule="auto"/>
              <w:rPr>
                <w:sz w:val="12"/>
                <w:szCs w:val="12"/>
              </w:rPr>
            </w:pPr>
            <w:r w:rsidRPr="00F82FC0">
              <w:rPr>
                <w:sz w:val="12"/>
                <w:szCs w:val="12"/>
              </w:rPr>
              <w:t>Suppresses antiviral sensing</w:t>
            </w:r>
          </w:p>
        </w:tc>
        <w:tc>
          <w:tcPr>
            <w:tcW w:w="0" w:type="auto"/>
            <w:hideMark/>
          </w:tcPr>
          <w:p w14:paraId="3761BB91" w14:textId="77777777" w:rsidR="00F82FC0" w:rsidRPr="00F82FC0" w:rsidRDefault="00F82FC0" w:rsidP="00F82FC0">
            <w:pPr>
              <w:spacing w:after="160" w:line="259" w:lineRule="auto"/>
              <w:rPr>
                <w:sz w:val="12"/>
                <w:szCs w:val="12"/>
              </w:rPr>
            </w:pPr>
            <w:r w:rsidRPr="00F82FC0">
              <w:rPr>
                <w:sz w:val="12"/>
                <w:szCs w:val="12"/>
              </w:rPr>
              <w:t>RIG-I pathway</w:t>
            </w:r>
          </w:p>
        </w:tc>
        <w:tc>
          <w:tcPr>
            <w:tcW w:w="0" w:type="auto"/>
            <w:hideMark/>
          </w:tcPr>
          <w:p w14:paraId="3B6584A4" w14:textId="77777777" w:rsidR="00F82FC0" w:rsidRPr="00F82FC0" w:rsidRDefault="00F82FC0" w:rsidP="00F82FC0">
            <w:pPr>
              <w:spacing w:after="160" w:line="259" w:lineRule="auto"/>
              <w:rPr>
                <w:sz w:val="12"/>
                <w:szCs w:val="12"/>
              </w:rPr>
            </w:pPr>
            <w:r w:rsidRPr="00F82FC0">
              <w:rPr>
                <w:sz w:val="12"/>
                <w:szCs w:val="12"/>
              </w:rPr>
              <w:t>Epithelial &amp; B cells</w:t>
            </w:r>
          </w:p>
        </w:tc>
        <w:tc>
          <w:tcPr>
            <w:tcW w:w="0" w:type="auto"/>
            <w:hideMark/>
          </w:tcPr>
          <w:p w14:paraId="409E4EAF" w14:textId="77777777" w:rsidR="00F82FC0" w:rsidRPr="00F82FC0" w:rsidRDefault="00F82FC0" w:rsidP="00F82FC0">
            <w:pPr>
              <w:spacing w:after="160" w:line="259" w:lineRule="auto"/>
              <w:rPr>
                <w:sz w:val="12"/>
                <w:szCs w:val="12"/>
              </w:rPr>
            </w:pPr>
            <w:r w:rsidRPr="00F82FC0">
              <w:rPr>
                <w:sz w:val="12"/>
                <w:szCs w:val="12"/>
              </w:rPr>
              <w:t>Targets DDX58 (RIG-I) mRNA</w:t>
            </w:r>
          </w:p>
        </w:tc>
        <w:tc>
          <w:tcPr>
            <w:tcW w:w="0" w:type="auto"/>
            <w:hideMark/>
          </w:tcPr>
          <w:p w14:paraId="143D77E1" w14:textId="77777777" w:rsidR="00F82FC0" w:rsidRPr="00F82FC0" w:rsidRDefault="00F82FC0" w:rsidP="00F82FC0">
            <w:pPr>
              <w:spacing w:after="160" w:line="259" w:lineRule="auto"/>
              <w:rPr>
                <w:sz w:val="12"/>
                <w:szCs w:val="12"/>
              </w:rPr>
            </w:pPr>
            <w:r w:rsidRPr="00F82FC0">
              <w:rPr>
                <w:sz w:val="12"/>
                <w:szCs w:val="12"/>
              </w:rPr>
              <w:t>Latency</w:t>
            </w:r>
          </w:p>
        </w:tc>
        <w:sdt>
          <w:sdtPr>
            <w:rPr>
              <w:rFonts w:cs="Times New Roman"/>
              <w:color w:val="000000"/>
              <w:sz w:val="12"/>
              <w:szCs w:val="12"/>
              <w:vertAlign w:val="superscript"/>
            </w:rPr>
            <w:tag w:val="MENDELEY_CITATION_v3_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"/>
            <w:id w:val="1828019352"/>
            <w:placeholder>
              <w:docPart w:val="DefaultPlaceholder_-1854013440"/>
            </w:placeholder>
          </w:sdtPr>
          <w:sdtContent>
            <w:tc>
              <w:tcPr>
                <w:tcW w:w="0" w:type="auto"/>
                <w:hideMark/>
              </w:tcPr>
              <w:p w14:paraId="152CA039" w14:textId="19A3DAC3"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26</w:t>
                </w:r>
              </w:p>
            </w:tc>
          </w:sdtContent>
        </w:sdt>
      </w:tr>
      <w:tr w:rsidR="000E33C7" w:rsidRPr="00F82FC0" w14:paraId="5C55CBDD" w14:textId="77777777" w:rsidTr="00F82FC0">
        <w:tc>
          <w:tcPr>
            <w:tcW w:w="0" w:type="auto"/>
            <w:hideMark/>
          </w:tcPr>
          <w:p w14:paraId="0CA191CF" w14:textId="77777777" w:rsidR="00F82FC0" w:rsidRPr="00F82FC0" w:rsidRDefault="00F82FC0" w:rsidP="00F82FC0">
            <w:pPr>
              <w:spacing w:after="160" w:line="259" w:lineRule="auto"/>
              <w:rPr>
                <w:sz w:val="12"/>
                <w:szCs w:val="12"/>
              </w:rPr>
            </w:pPr>
            <w:r w:rsidRPr="00F82FC0">
              <w:rPr>
                <w:sz w:val="12"/>
                <w:szCs w:val="12"/>
              </w:rPr>
              <w:t>miR-BART15</w:t>
            </w:r>
          </w:p>
        </w:tc>
        <w:tc>
          <w:tcPr>
            <w:tcW w:w="0" w:type="auto"/>
            <w:hideMark/>
          </w:tcPr>
          <w:p w14:paraId="2D636288" w14:textId="77777777" w:rsidR="00F82FC0" w:rsidRPr="00F82FC0" w:rsidRDefault="00F82FC0" w:rsidP="00F82FC0">
            <w:pPr>
              <w:spacing w:after="160" w:line="259" w:lineRule="auto"/>
              <w:rPr>
                <w:sz w:val="12"/>
                <w:szCs w:val="12"/>
              </w:rPr>
            </w:pPr>
            <w:r w:rsidRPr="00F82FC0">
              <w:rPr>
                <w:sz w:val="12"/>
                <w:szCs w:val="12"/>
              </w:rPr>
              <w:t>Inhibits inflammasome</w:t>
            </w:r>
          </w:p>
        </w:tc>
        <w:tc>
          <w:tcPr>
            <w:tcW w:w="0" w:type="auto"/>
            <w:hideMark/>
          </w:tcPr>
          <w:p w14:paraId="58C7B4F3" w14:textId="77777777" w:rsidR="00F82FC0" w:rsidRPr="00F82FC0" w:rsidRDefault="00F82FC0" w:rsidP="00F82FC0">
            <w:pPr>
              <w:spacing w:after="160" w:line="259" w:lineRule="auto"/>
              <w:rPr>
                <w:sz w:val="12"/>
                <w:szCs w:val="12"/>
              </w:rPr>
            </w:pPr>
            <w:r w:rsidRPr="00F82FC0">
              <w:rPr>
                <w:sz w:val="12"/>
                <w:szCs w:val="12"/>
              </w:rPr>
              <w:t>NLRP3 inflammasome</w:t>
            </w:r>
          </w:p>
        </w:tc>
        <w:tc>
          <w:tcPr>
            <w:tcW w:w="0" w:type="auto"/>
            <w:hideMark/>
          </w:tcPr>
          <w:p w14:paraId="0075BB4D" w14:textId="77777777" w:rsidR="00F82FC0" w:rsidRPr="00F82FC0" w:rsidRDefault="00F82FC0" w:rsidP="00F82FC0">
            <w:pPr>
              <w:spacing w:after="160" w:line="259" w:lineRule="auto"/>
              <w:rPr>
                <w:sz w:val="12"/>
                <w:szCs w:val="12"/>
              </w:rPr>
            </w:pPr>
            <w:r w:rsidRPr="00F82FC0">
              <w:rPr>
                <w:sz w:val="12"/>
                <w:szCs w:val="12"/>
              </w:rPr>
              <w:t>Monocytes, macrophages</w:t>
            </w:r>
          </w:p>
        </w:tc>
        <w:tc>
          <w:tcPr>
            <w:tcW w:w="0" w:type="auto"/>
            <w:hideMark/>
          </w:tcPr>
          <w:p w14:paraId="3F9F3777" w14:textId="77777777" w:rsidR="00F82FC0" w:rsidRPr="00F82FC0" w:rsidRDefault="00F82FC0" w:rsidP="00F82FC0">
            <w:pPr>
              <w:spacing w:after="160" w:line="259" w:lineRule="auto"/>
              <w:rPr>
                <w:sz w:val="12"/>
                <w:szCs w:val="12"/>
              </w:rPr>
            </w:pPr>
            <w:r w:rsidRPr="00F82FC0">
              <w:rPr>
                <w:sz w:val="12"/>
                <w:szCs w:val="12"/>
              </w:rPr>
              <w:t>Targets NLRP3 mRNA</w:t>
            </w:r>
          </w:p>
        </w:tc>
        <w:tc>
          <w:tcPr>
            <w:tcW w:w="0" w:type="auto"/>
            <w:hideMark/>
          </w:tcPr>
          <w:p w14:paraId="5A1F9670" w14:textId="77777777" w:rsidR="00F82FC0" w:rsidRPr="00F82FC0" w:rsidRDefault="00F82FC0" w:rsidP="00F82FC0">
            <w:pPr>
              <w:spacing w:after="160" w:line="259" w:lineRule="auto"/>
              <w:rPr>
                <w:sz w:val="12"/>
                <w:szCs w:val="12"/>
              </w:rPr>
            </w:pPr>
            <w:r w:rsidRPr="00F82FC0">
              <w:rPr>
                <w:sz w:val="12"/>
                <w:szCs w:val="12"/>
              </w:rPr>
              <w:t>Latency</w:t>
            </w:r>
          </w:p>
        </w:tc>
        <w:sdt>
          <w:sdtPr>
            <w:rPr>
              <w:rFonts w:cs="Times New Roman"/>
              <w:color w:val="000000"/>
              <w:sz w:val="12"/>
              <w:szCs w:val="12"/>
              <w:vertAlign w:val="superscript"/>
            </w:rPr>
            <w:tag w:val="MENDELEY_CITATION_v3_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"/>
            <w:id w:val="770051991"/>
            <w:placeholder>
              <w:docPart w:val="DefaultPlaceholder_-1854013440"/>
            </w:placeholder>
          </w:sdtPr>
          <w:sdtContent>
            <w:tc>
              <w:tcPr>
                <w:tcW w:w="0" w:type="auto"/>
                <w:hideMark/>
              </w:tcPr>
              <w:p w14:paraId="08DB3390" w14:textId="5CD2BD99" w:rsidR="00F82FC0" w:rsidRPr="00F82FC0" w:rsidRDefault="009C0BD9" w:rsidP="00F82FC0">
                <w:pPr>
                  <w:spacing w:after="160" w:line="259" w:lineRule="auto"/>
                  <w:rPr>
                    <w:sz w:val="12"/>
                    <w:szCs w:val="12"/>
                  </w:rPr>
                </w:pPr>
                <w:r w:rsidRPr="009C0BD9">
                  <w:rPr>
                    <w:rFonts w:cs="Times New Roman"/>
                    <w:color w:val="000000"/>
                    <w:sz w:val="12"/>
                    <w:szCs w:val="12"/>
                    <w:vertAlign w:val="superscript"/>
                  </w:rPr>
                  <w:t>27</w:t>
                </w:r>
              </w:p>
            </w:tc>
          </w:sdtContent>
        </w:sdt>
      </w:tr>
    </w:tbl>
    <w:p w14:paraId="674F9F4B" w14:textId="77777777" w:rsidR="00F82FC0" w:rsidRDefault="00F82FC0" w:rsidP="00A52ED7"/>
    <w:p w14:paraId="23E17BB6" w14:textId="2326A587" w:rsidR="006E2474" w:rsidRPr="006E2474" w:rsidRDefault="006E2474" w:rsidP="006E2474">
      <w:pPr>
        <w:pStyle w:val="Caption"/>
        <w:keepNext/>
        <w:rPr>
          <w:i w:val="0"/>
          <w:iCs w:val="0"/>
          <w:color w:val="auto"/>
          <w:sz w:val="16"/>
          <w:szCs w:val="16"/>
        </w:rPr>
      </w:pPr>
      <w:r w:rsidRPr="006E2474">
        <w:rPr>
          <w:i w:val="0"/>
          <w:iCs w:val="0"/>
          <w:color w:val="auto"/>
          <w:sz w:val="16"/>
          <w:szCs w:val="16"/>
        </w:rPr>
        <w:lastRenderedPageBreak/>
        <w:t xml:space="preserve">Table </w:t>
      </w:r>
      <w:r w:rsidR="008C014B">
        <w:rPr>
          <w:i w:val="0"/>
          <w:iCs w:val="0"/>
          <w:color w:val="auto"/>
          <w:sz w:val="16"/>
          <w:szCs w:val="16"/>
        </w:rPr>
        <w:t>S</w:t>
      </w:r>
      <w:r w:rsidRPr="006E2474">
        <w:rPr>
          <w:i w:val="0"/>
          <w:iCs w:val="0"/>
          <w:color w:val="auto"/>
          <w:sz w:val="16"/>
          <w:szCs w:val="16"/>
        </w:rPr>
        <w:fldChar w:fldCharType="begin"/>
      </w:r>
      <w:r w:rsidRPr="006E2474">
        <w:rPr>
          <w:i w:val="0"/>
          <w:iCs w:val="0"/>
          <w:color w:val="auto"/>
          <w:sz w:val="16"/>
          <w:szCs w:val="16"/>
        </w:rPr>
        <w:instrText xml:space="preserve"> SEQ Table \* ARABIC </w:instrText>
      </w:r>
      <w:r w:rsidRPr="006E2474">
        <w:rPr>
          <w:i w:val="0"/>
          <w:iCs w:val="0"/>
          <w:color w:val="auto"/>
          <w:sz w:val="16"/>
          <w:szCs w:val="16"/>
        </w:rPr>
        <w:fldChar w:fldCharType="separate"/>
      </w:r>
      <w:r w:rsidR="00BA217E">
        <w:rPr>
          <w:i w:val="0"/>
          <w:iCs w:val="0"/>
          <w:noProof/>
          <w:color w:val="auto"/>
          <w:sz w:val="16"/>
          <w:szCs w:val="16"/>
        </w:rPr>
        <w:t>3</w:t>
      </w:r>
      <w:r w:rsidRPr="006E2474">
        <w:rPr>
          <w:i w:val="0"/>
          <w:iCs w:val="0"/>
          <w:color w:val="auto"/>
          <w:sz w:val="16"/>
          <w:szCs w:val="16"/>
        </w:rPr>
        <w:fldChar w:fldCharType="end"/>
      </w:r>
      <w:r w:rsidRPr="006E2474">
        <w:rPr>
          <w:i w:val="0"/>
          <w:iCs w:val="0"/>
          <w:color w:val="auto"/>
          <w:sz w:val="16"/>
          <w:szCs w:val="16"/>
        </w:rPr>
        <w:t xml:space="preserve">: </w:t>
      </w:r>
      <w:r w:rsidR="00594B9D">
        <w:rPr>
          <w:i w:val="0"/>
          <w:iCs w:val="0"/>
          <w:color w:val="auto"/>
          <w:sz w:val="16"/>
          <w:szCs w:val="16"/>
        </w:rPr>
        <w:t>T</w:t>
      </w:r>
      <w:r w:rsidRPr="006E2474">
        <w:rPr>
          <w:i w:val="0"/>
          <w:iCs w:val="0"/>
          <w:color w:val="auto"/>
          <w:sz w:val="16"/>
          <w:szCs w:val="16"/>
        </w:rPr>
        <w:t>h</w:t>
      </w:r>
      <w:r w:rsidR="002B38D1">
        <w:rPr>
          <w:i w:val="0"/>
          <w:iCs w:val="0"/>
          <w:color w:val="auto"/>
          <w:sz w:val="16"/>
          <w:szCs w:val="16"/>
        </w:rPr>
        <w:t>e</w:t>
      </w:r>
      <w:r w:rsidRPr="006E2474">
        <w:rPr>
          <w:i w:val="0"/>
          <w:iCs w:val="0"/>
          <w:color w:val="auto"/>
          <w:sz w:val="16"/>
          <w:szCs w:val="16"/>
        </w:rPr>
        <w:t xml:space="preserve"> list</w:t>
      </w:r>
      <w:r w:rsidR="00560BD1">
        <w:rPr>
          <w:i w:val="0"/>
          <w:iCs w:val="0"/>
          <w:color w:val="auto"/>
          <w:sz w:val="16"/>
          <w:szCs w:val="16"/>
        </w:rPr>
        <w:t xml:space="preserve"> of </w:t>
      </w:r>
      <w:r w:rsidRPr="006E2474">
        <w:rPr>
          <w:i w:val="0"/>
          <w:iCs w:val="0"/>
          <w:color w:val="auto"/>
          <w:sz w:val="16"/>
          <w:szCs w:val="16"/>
        </w:rPr>
        <w:t>the top 10 epitopes predicted for MHC Class I and MHC Class II, based on rank values (where lower rank indicates better binding affinity)</w:t>
      </w:r>
    </w:p>
    <w:tbl>
      <w:tblPr>
        <w:tblStyle w:val="TableGrid"/>
        <w:tblpPr w:leftFromText="180" w:rightFromText="180" w:vertAnchor="page" w:horzAnchor="margin" w:tblpXSpec="center" w:tblpY="2307"/>
        <w:tblW w:w="4876" w:type="dxa"/>
        <w:tblLook w:val="04A0" w:firstRow="1" w:lastRow="0" w:firstColumn="1" w:lastColumn="0" w:noHBand="0" w:noVBand="1"/>
      </w:tblPr>
      <w:tblGrid>
        <w:gridCol w:w="1888"/>
        <w:gridCol w:w="554"/>
        <w:gridCol w:w="1064"/>
        <w:gridCol w:w="1351"/>
        <w:gridCol w:w="19"/>
      </w:tblGrid>
      <w:tr w:rsidR="00BC68A7" w:rsidRPr="0022592E" w14:paraId="5461FAF5" w14:textId="77777777" w:rsidTr="00BC68A7">
        <w:trPr>
          <w:gridAfter w:val="1"/>
          <w:wAfter w:w="19" w:type="dxa"/>
          <w:trHeight w:val="300"/>
        </w:trPr>
        <w:tc>
          <w:tcPr>
            <w:tcW w:w="4857" w:type="dxa"/>
            <w:gridSpan w:val="4"/>
            <w:noWrap/>
          </w:tcPr>
          <w:p w14:paraId="684C5B93"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b/>
                <w:bCs/>
                <w:color w:val="000000"/>
                <w:kern w:val="0"/>
                <w:sz w:val="12"/>
                <w:szCs w:val="12"/>
                <w14:ligatures w14:val="none"/>
              </w:rPr>
              <w:t>MHC I TOP 10 EPITOPES</w:t>
            </w:r>
          </w:p>
        </w:tc>
      </w:tr>
      <w:tr w:rsidR="00BC68A7" w:rsidRPr="0022592E" w14:paraId="61BB25E5" w14:textId="77777777" w:rsidTr="00BC68A7">
        <w:trPr>
          <w:gridAfter w:val="1"/>
          <w:wAfter w:w="19" w:type="dxa"/>
          <w:trHeight w:val="300"/>
        </w:trPr>
        <w:tc>
          <w:tcPr>
            <w:tcW w:w="1888" w:type="dxa"/>
            <w:noWrap/>
            <w:hideMark/>
          </w:tcPr>
          <w:p w14:paraId="4DE559B3"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 xml:space="preserve">Peptide </w:t>
            </w:r>
          </w:p>
        </w:tc>
        <w:tc>
          <w:tcPr>
            <w:tcW w:w="554" w:type="dxa"/>
            <w:noWrap/>
            <w:hideMark/>
          </w:tcPr>
          <w:p w14:paraId="72AF19EA"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 xml:space="preserve">Rank </w:t>
            </w:r>
          </w:p>
        </w:tc>
        <w:tc>
          <w:tcPr>
            <w:tcW w:w="1064" w:type="dxa"/>
            <w:noWrap/>
            <w:hideMark/>
          </w:tcPr>
          <w:p w14:paraId="428229CF"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 xml:space="preserve">Score </w:t>
            </w:r>
          </w:p>
        </w:tc>
        <w:tc>
          <w:tcPr>
            <w:tcW w:w="1351" w:type="dxa"/>
            <w:noWrap/>
            <w:hideMark/>
          </w:tcPr>
          <w:p w14:paraId="168AB129"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 xml:space="preserve">Protein </w:t>
            </w:r>
          </w:p>
        </w:tc>
      </w:tr>
      <w:tr w:rsidR="00BC68A7" w:rsidRPr="0022592E" w14:paraId="4770062B" w14:textId="77777777" w:rsidTr="00BC68A7">
        <w:trPr>
          <w:gridAfter w:val="1"/>
          <w:wAfter w:w="19" w:type="dxa"/>
          <w:trHeight w:val="300"/>
        </w:trPr>
        <w:tc>
          <w:tcPr>
            <w:tcW w:w="1888" w:type="dxa"/>
            <w:noWrap/>
            <w:hideMark/>
          </w:tcPr>
          <w:p w14:paraId="63A99E47"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GTYKRVTEK</w:t>
            </w:r>
          </w:p>
        </w:tc>
        <w:tc>
          <w:tcPr>
            <w:tcW w:w="554" w:type="dxa"/>
            <w:noWrap/>
            <w:hideMark/>
          </w:tcPr>
          <w:p w14:paraId="7D29ECB2"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4C6A5FE0"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0.89547</w:t>
            </w:r>
          </w:p>
        </w:tc>
        <w:tc>
          <w:tcPr>
            <w:tcW w:w="1351" w:type="dxa"/>
            <w:noWrap/>
            <w:hideMark/>
          </w:tcPr>
          <w:p w14:paraId="27ECEDEB"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GP350</w:t>
            </w:r>
          </w:p>
        </w:tc>
      </w:tr>
      <w:tr w:rsidR="00BC68A7" w:rsidRPr="0022592E" w14:paraId="3DC2FB26" w14:textId="77777777" w:rsidTr="00BC68A7">
        <w:trPr>
          <w:gridAfter w:val="1"/>
          <w:wAfter w:w="19" w:type="dxa"/>
          <w:trHeight w:val="300"/>
        </w:trPr>
        <w:tc>
          <w:tcPr>
            <w:tcW w:w="1888" w:type="dxa"/>
            <w:noWrap/>
            <w:hideMark/>
          </w:tcPr>
          <w:p w14:paraId="2FA9897F"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DPYQVPFV</w:t>
            </w:r>
          </w:p>
        </w:tc>
        <w:tc>
          <w:tcPr>
            <w:tcW w:w="554" w:type="dxa"/>
            <w:noWrap/>
            <w:hideMark/>
          </w:tcPr>
          <w:p w14:paraId="160C99DE"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7C778D1F"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0.933071</w:t>
            </w:r>
          </w:p>
        </w:tc>
        <w:tc>
          <w:tcPr>
            <w:tcW w:w="1351" w:type="dxa"/>
            <w:noWrap/>
            <w:hideMark/>
          </w:tcPr>
          <w:p w14:paraId="116DD64D"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BZLF1</w:t>
            </w:r>
          </w:p>
        </w:tc>
      </w:tr>
      <w:tr w:rsidR="00BC68A7" w:rsidRPr="0022592E" w14:paraId="235E90BD" w14:textId="77777777" w:rsidTr="00BC68A7">
        <w:trPr>
          <w:gridAfter w:val="1"/>
          <w:wAfter w:w="19" w:type="dxa"/>
          <w:trHeight w:val="300"/>
        </w:trPr>
        <w:tc>
          <w:tcPr>
            <w:tcW w:w="1888" w:type="dxa"/>
            <w:noWrap/>
            <w:hideMark/>
          </w:tcPr>
          <w:p w14:paraId="7C29BCF7"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AYQAYAAPQLF</w:t>
            </w:r>
          </w:p>
        </w:tc>
        <w:tc>
          <w:tcPr>
            <w:tcW w:w="554" w:type="dxa"/>
            <w:noWrap/>
            <w:hideMark/>
          </w:tcPr>
          <w:p w14:paraId="6843399A"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7605BC1B"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0.932468</w:t>
            </w:r>
          </w:p>
        </w:tc>
        <w:tc>
          <w:tcPr>
            <w:tcW w:w="1351" w:type="dxa"/>
            <w:noWrap/>
            <w:hideMark/>
          </w:tcPr>
          <w:p w14:paraId="550E5EFA"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BZLF1</w:t>
            </w:r>
          </w:p>
        </w:tc>
      </w:tr>
      <w:tr w:rsidR="00BC68A7" w:rsidRPr="0022592E" w14:paraId="641B48CB" w14:textId="77777777" w:rsidTr="00BC68A7">
        <w:trPr>
          <w:gridAfter w:val="1"/>
          <w:wAfter w:w="19" w:type="dxa"/>
          <w:trHeight w:val="300"/>
        </w:trPr>
        <w:tc>
          <w:tcPr>
            <w:tcW w:w="1888" w:type="dxa"/>
            <w:noWrap/>
            <w:hideMark/>
          </w:tcPr>
          <w:p w14:paraId="7DE3560F"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ATVKGMQSY</w:t>
            </w:r>
          </w:p>
        </w:tc>
        <w:tc>
          <w:tcPr>
            <w:tcW w:w="554" w:type="dxa"/>
            <w:noWrap/>
            <w:hideMark/>
          </w:tcPr>
          <w:p w14:paraId="15696E85"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08C19B8B"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0.864779</w:t>
            </w:r>
          </w:p>
        </w:tc>
        <w:tc>
          <w:tcPr>
            <w:tcW w:w="1351" w:type="dxa"/>
            <w:noWrap/>
            <w:hideMark/>
          </w:tcPr>
          <w:p w14:paraId="0678D1F5"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GP350</w:t>
            </w:r>
          </w:p>
        </w:tc>
      </w:tr>
      <w:tr w:rsidR="00BC68A7" w:rsidRPr="0022592E" w14:paraId="61390C49" w14:textId="77777777" w:rsidTr="00BC68A7">
        <w:trPr>
          <w:gridAfter w:val="1"/>
          <w:wAfter w:w="19" w:type="dxa"/>
          <w:trHeight w:val="300"/>
        </w:trPr>
        <w:tc>
          <w:tcPr>
            <w:tcW w:w="1888" w:type="dxa"/>
            <w:noWrap/>
            <w:hideMark/>
          </w:tcPr>
          <w:p w14:paraId="05C474B5"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IALYLQQNW</w:t>
            </w:r>
          </w:p>
        </w:tc>
        <w:tc>
          <w:tcPr>
            <w:tcW w:w="554" w:type="dxa"/>
            <w:noWrap/>
            <w:hideMark/>
          </w:tcPr>
          <w:p w14:paraId="5CBDF8E0"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7F01A142"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0.989273</w:t>
            </w:r>
          </w:p>
        </w:tc>
        <w:tc>
          <w:tcPr>
            <w:tcW w:w="1351" w:type="dxa"/>
            <w:noWrap/>
            <w:hideMark/>
          </w:tcPr>
          <w:p w14:paraId="7C9452CA"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LMP2 (Type 1)</w:t>
            </w:r>
          </w:p>
        </w:tc>
      </w:tr>
      <w:tr w:rsidR="00BC68A7" w:rsidRPr="0022592E" w14:paraId="09A2E25C" w14:textId="77777777" w:rsidTr="00BC68A7">
        <w:trPr>
          <w:gridAfter w:val="1"/>
          <w:wAfter w:w="19" w:type="dxa"/>
          <w:trHeight w:val="300"/>
        </w:trPr>
        <w:tc>
          <w:tcPr>
            <w:tcW w:w="1888" w:type="dxa"/>
            <w:noWrap/>
            <w:hideMark/>
          </w:tcPr>
          <w:p w14:paraId="649944ED"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HTFQVPQNY</w:t>
            </w:r>
          </w:p>
        </w:tc>
        <w:tc>
          <w:tcPr>
            <w:tcW w:w="554" w:type="dxa"/>
            <w:noWrap/>
            <w:hideMark/>
          </w:tcPr>
          <w:p w14:paraId="66F63454"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0E425A81"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0.936329</w:t>
            </w:r>
          </w:p>
        </w:tc>
        <w:tc>
          <w:tcPr>
            <w:tcW w:w="1351" w:type="dxa"/>
            <w:noWrap/>
            <w:hideMark/>
          </w:tcPr>
          <w:p w14:paraId="2296AE21"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LMP1 (Type 1)</w:t>
            </w:r>
          </w:p>
        </w:tc>
      </w:tr>
      <w:tr w:rsidR="00BC68A7" w:rsidRPr="0022592E" w14:paraId="48EE9191" w14:textId="77777777" w:rsidTr="00BC68A7">
        <w:trPr>
          <w:gridAfter w:val="1"/>
          <w:wAfter w:w="19" w:type="dxa"/>
          <w:trHeight w:val="300"/>
        </w:trPr>
        <w:tc>
          <w:tcPr>
            <w:tcW w:w="1888" w:type="dxa"/>
            <w:noWrap/>
            <w:hideMark/>
          </w:tcPr>
          <w:p w14:paraId="48D2AA01"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MTNTLLSAW</w:t>
            </w:r>
          </w:p>
        </w:tc>
        <w:tc>
          <w:tcPr>
            <w:tcW w:w="554" w:type="dxa"/>
            <w:noWrap/>
            <w:hideMark/>
          </w:tcPr>
          <w:p w14:paraId="54D0C63F"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68524F94"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0.990361</w:t>
            </w:r>
          </w:p>
        </w:tc>
        <w:tc>
          <w:tcPr>
            <w:tcW w:w="1351" w:type="dxa"/>
            <w:noWrap/>
            <w:hideMark/>
          </w:tcPr>
          <w:p w14:paraId="38C3C1CC"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LMP2 (Type 2)</w:t>
            </w:r>
          </w:p>
        </w:tc>
      </w:tr>
      <w:tr w:rsidR="00BC68A7" w:rsidRPr="0022592E" w14:paraId="604FB881" w14:textId="77777777" w:rsidTr="00BC68A7">
        <w:trPr>
          <w:gridAfter w:val="1"/>
          <w:wAfter w:w="19" w:type="dxa"/>
          <w:trHeight w:val="300"/>
        </w:trPr>
        <w:tc>
          <w:tcPr>
            <w:tcW w:w="1888" w:type="dxa"/>
            <w:noWrap/>
            <w:hideMark/>
          </w:tcPr>
          <w:p w14:paraId="03533515"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TYGPVFMSL</w:t>
            </w:r>
          </w:p>
        </w:tc>
        <w:tc>
          <w:tcPr>
            <w:tcW w:w="554" w:type="dxa"/>
            <w:noWrap/>
            <w:hideMark/>
          </w:tcPr>
          <w:p w14:paraId="2A280C18"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5D64C7AA"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0.977763</w:t>
            </w:r>
          </w:p>
        </w:tc>
        <w:tc>
          <w:tcPr>
            <w:tcW w:w="1351" w:type="dxa"/>
            <w:noWrap/>
            <w:hideMark/>
          </w:tcPr>
          <w:p w14:paraId="7E4CB885"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LMP2 (Type 2)</w:t>
            </w:r>
          </w:p>
        </w:tc>
      </w:tr>
      <w:tr w:rsidR="00BC68A7" w:rsidRPr="0022592E" w14:paraId="4A40757D" w14:textId="77777777" w:rsidTr="00BC68A7">
        <w:trPr>
          <w:gridAfter w:val="1"/>
          <w:wAfter w:w="19" w:type="dxa"/>
          <w:trHeight w:val="300"/>
        </w:trPr>
        <w:tc>
          <w:tcPr>
            <w:tcW w:w="1888" w:type="dxa"/>
            <w:noWrap/>
            <w:hideMark/>
          </w:tcPr>
          <w:p w14:paraId="6D66262B"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TEWGSGNRTY</w:t>
            </w:r>
          </w:p>
        </w:tc>
        <w:tc>
          <w:tcPr>
            <w:tcW w:w="554" w:type="dxa"/>
            <w:noWrap/>
            <w:hideMark/>
          </w:tcPr>
          <w:p w14:paraId="02D342C0"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7DB46E6D"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0.974501</w:t>
            </w:r>
          </w:p>
        </w:tc>
        <w:tc>
          <w:tcPr>
            <w:tcW w:w="1351" w:type="dxa"/>
            <w:noWrap/>
            <w:hideMark/>
          </w:tcPr>
          <w:p w14:paraId="0DFD5206"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LMP2 (Type 2)</w:t>
            </w:r>
          </w:p>
        </w:tc>
      </w:tr>
      <w:tr w:rsidR="00BC68A7" w:rsidRPr="0022592E" w14:paraId="1769CB46" w14:textId="77777777" w:rsidTr="00BC68A7">
        <w:trPr>
          <w:gridAfter w:val="1"/>
          <w:wAfter w:w="19" w:type="dxa"/>
          <w:trHeight w:val="300"/>
        </w:trPr>
        <w:tc>
          <w:tcPr>
            <w:tcW w:w="1888" w:type="dxa"/>
            <w:noWrap/>
            <w:hideMark/>
          </w:tcPr>
          <w:p w14:paraId="25E816ED"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RVAAAAITW</w:t>
            </w:r>
          </w:p>
        </w:tc>
        <w:tc>
          <w:tcPr>
            <w:tcW w:w="554" w:type="dxa"/>
            <w:noWrap/>
            <w:hideMark/>
          </w:tcPr>
          <w:p w14:paraId="53C445C2"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0.01</w:t>
            </w:r>
          </w:p>
        </w:tc>
        <w:tc>
          <w:tcPr>
            <w:tcW w:w="1064" w:type="dxa"/>
            <w:noWrap/>
            <w:hideMark/>
          </w:tcPr>
          <w:p w14:paraId="2BB4FE24" w14:textId="77777777" w:rsidR="00BC68A7" w:rsidRPr="0022592E" w:rsidRDefault="00BC68A7" w:rsidP="00BC68A7">
            <w:pPr>
              <w:jc w:val="right"/>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0.978999</w:t>
            </w:r>
          </w:p>
        </w:tc>
        <w:tc>
          <w:tcPr>
            <w:tcW w:w="1351" w:type="dxa"/>
            <w:noWrap/>
            <w:hideMark/>
          </w:tcPr>
          <w:p w14:paraId="59867CAC"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color w:val="000000"/>
                <w:kern w:val="0"/>
                <w:sz w:val="12"/>
                <w:szCs w:val="12"/>
                <w14:ligatures w14:val="none"/>
              </w:rPr>
              <w:t>LMP1 (Type 1)</w:t>
            </w:r>
          </w:p>
        </w:tc>
      </w:tr>
      <w:tr w:rsidR="00BC68A7" w:rsidRPr="0022592E" w14:paraId="548BF5E2" w14:textId="77777777" w:rsidTr="00BC68A7">
        <w:trPr>
          <w:gridAfter w:val="1"/>
          <w:wAfter w:w="19" w:type="dxa"/>
          <w:trHeight w:val="300"/>
        </w:trPr>
        <w:tc>
          <w:tcPr>
            <w:tcW w:w="4857" w:type="dxa"/>
            <w:gridSpan w:val="4"/>
            <w:noWrap/>
          </w:tcPr>
          <w:p w14:paraId="50A7E869" w14:textId="77777777" w:rsidR="00BC68A7" w:rsidRPr="0022592E" w:rsidRDefault="00BC68A7" w:rsidP="00BC68A7">
            <w:pPr>
              <w:rPr>
                <w:rFonts w:asciiTheme="majorBidi" w:eastAsia="Times New Roman" w:hAnsiTheme="majorBidi" w:cstheme="majorBidi"/>
                <w:color w:val="000000"/>
                <w:kern w:val="0"/>
                <w:sz w:val="12"/>
                <w:szCs w:val="12"/>
                <w14:ligatures w14:val="none"/>
              </w:rPr>
            </w:pPr>
            <w:r w:rsidRPr="0022592E">
              <w:rPr>
                <w:rFonts w:asciiTheme="majorBidi" w:eastAsia="Times New Roman" w:hAnsiTheme="majorBidi" w:cstheme="majorBidi"/>
                <w:b/>
                <w:bCs/>
                <w:color w:val="000000"/>
                <w:kern w:val="0"/>
                <w:sz w:val="12"/>
                <w:szCs w:val="12"/>
                <w14:ligatures w14:val="none"/>
              </w:rPr>
              <w:t>MHC II TOP 10 EPITOPES</w:t>
            </w:r>
          </w:p>
        </w:tc>
      </w:tr>
      <w:tr w:rsidR="00BC68A7" w:rsidRPr="0022592E" w14:paraId="6E95C653" w14:textId="77777777" w:rsidTr="00BC68A7">
        <w:trPr>
          <w:trHeight w:val="300"/>
        </w:trPr>
        <w:tc>
          <w:tcPr>
            <w:tcW w:w="1888" w:type="dxa"/>
            <w:noWrap/>
            <w:hideMark/>
          </w:tcPr>
          <w:p w14:paraId="1864D4F7"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 xml:space="preserve">Peptide </w:t>
            </w:r>
          </w:p>
        </w:tc>
        <w:tc>
          <w:tcPr>
            <w:tcW w:w="554" w:type="dxa"/>
            <w:noWrap/>
            <w:hideMark/>
          </w:tcPr>
          <w:p w14:paraId="6F4AD6DA"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 xml:space="preserve">Rank </w:t>
            </w:r>
          </w:p>
        </w:tc>
        <w:tc>
          <w:tcPr>
            <w:tcW w:w="1064" w:type="dxa"/>
            <w:noWrap/>
            <w:hideMark/>
          </w:tcPr>
          <w:p w14:paraId="25216235"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 xml:space="preserve">Score </w:t>
            </w:r>
          </w:p>
        </w:tc>
        <w:tc>
          <w:tcPr>
            <w:tcW w:w="1370" w:type="dxa"/>
            <w:gridSpan w:val="2"/>
            <w:noWrap/>
            <w:hideMark/>
          </w:tcPr>
          <w:p w14:paraId="0CC14C38"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Protein</w:t>
            </w:r>
          </w:p>
        </w:tc>
      </w:tr>
      <w:tr w:rsidR="00BC68A7" w:rsidRPr="0022592E" w14:paraId="1A26FCD0" w14:textId="77777777" w:rsidTr="00BC68A7">
        <w:trPr>
          <w:trHeight w:val="300"/>
        </w:trPr>
        <w:tc>
          <w:tcPr>
            <w:tcW w:w="1888" w:type="dxa"/>
            <w:noWrap/>
            <w:hideMark/>
          </w:tcPr>
          <w:p w14:paraId="02E65105"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PPMVEGAAAEGDDGD</w:t>
            </w:r>
          </w:p>
        </w:tc>
        <w:tc>
          <w:tcPr>
            <w:tcW w:w="554" w:type="dxa"/>
            <w:noWrap/>
            <w:hideMark/>
          </w:tcPr>
          <w:p w14:paraId="58BEF1D3"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0.01</w:t>
            </w:r>
          </w:p>
        </w:tc>
        <w:tc>
          <w:tcPr>
            <w:tcW w:w="1064" w:type="dxa"/>
            <w:noWrap/>
            <w:hideMark/>
          </w:tcPr>
          <w:p w14:paraId="305010A9"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0.0642</w:t>
            </w:r>
          </w:p>
        </w:tc>
        <w:tc>
          <w:tcPr>
            <w:tcW w:w="1370" w:type="dxa"/>
            <w:gridSpan w:val="2"/>
            <w:noWrap/>
            <w:hideMark/>
          </w:tcPr>
          <w:p w14:paraId="0A9BE82F"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EBNA1 (Type 1)</w:t>
            </w:r>
          </w:p>
        </w:tc>
      </w:tr>
      <w:tr w:rsidR="00BC68A7" w:rsidRPr="0022592E" w14:paraId="393497B4" w14:textId="77777777" w:rsidTr="00BC68A7">
        <w:trPr>
          <w:trHeight w:val="300"/>
        </w:trPr>
        <w:tc>
          <w:tcPr>
            <w:tcW w:w="1888" w:type="dxa"/>
            <w:noWrap/>
            <w:hideMark/>
          </w:tcPr>
          <w:p w14:paraId="64BD71B4"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SDREVRGSALYEAST</w:t>
            </w:r>
          </w:p>
        </w:tc>
        <w:tc>
          <w:tcPr>
            <w:tcW w:w="554" w:type="dxa"/>
            <w:noWrap/>
            <w:hideMark/>
          </w:tcPr>
          <w:p w14:paraId="52C004CB"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0.01</w:t>
            </w:r>
          </w:p>
        </w:tc>
        <w:tc>
          <w:tcPr>
            <w:tcW w:w="1064" w:type="dxa"/>
            <w:noWrap/>
            <w:hideMark/>
          </w:tcPr>
          <w:p w14:paraId="2B84C9FF"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0.8806</w:t>
            </w:r>
          </w:p>
        </w:tc>
        <w:tc>
          <w:tcPr>
            <w:tcW w:w="1370" w:type="dxa"/>
            <w:gridSpan w:val="2"/>
            <w:noWrap/>
            <w:hideMark/>
          </w:tcPr>
          <w:p w14:paraId="204604D8" w14:textId="77777777" w:rsidR="00BC68A7" w:rsidRPr="0022592E" w:rsidRDefault="00BC68A7" w:rsidP="00BC68A7">
            <w:pPr>
              <w:rPr>
                <w:rFonts w:asciiTheme="majorBidi" w:hAnsiTheme="majorBidi" w:cstheme="majorBidi"/>
                <w:sz w:val="12"/>
                <w:szCs w:val="12"/>
              </w:rPr>
            </w:pPr>
            <w:proofErr w:type="spellStart"/>
            <w:r w:rsidRPr="0022592E">
              <w:rPr>
                <w:rFonts w:asciiTheme="majorBidi" w:hAnsiTheme="majorBidi" w:cstheme="majorBidi"/>
                <w:sz w:val="12"/>
                <w:szCs w:val="12"/>
              </w:rPr>
              <w:t>gH</w:t>
            </w:r>
            <w:proofErr w:type="spellEnd"/>
          </w:p>
        </w:tc>
      </w:tr>
      <w:tr w:rsidR="00BC68A7" w:rsidRPr="0022592E" w14:paraId="68819EDE" w14:textId="77777777" w:rsidTr="00BC68A7">
        <w:trPr>
          <w:trHeight w:val="300"/>
        </w:trPr>
        <w:tc>
          <w:tcPr>
            <w:tcW w:w="1888" w:type="dxa"/>
            <w:noWrap/>
            <w:hideMark/>
          </w:tcPr>
          <w:p w14:paraId="31ACA7F0"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TSSFVTNTTVGIELP</w:t>
            </w:r>
          </w:p>
        </w:tc>
        <w:tc>
          <w:tcPr>
            <w:tcW w:w="554" w:type="dxa"/>
            <w:noWrap/>
            <w:hideMark/>
          </w:tcPr>
          <w:p w14:paraId="47B369F8"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0.01</w:t>
            </w:r>
          </w:p>
        </w:tc>
        <w:tc>
          <w:tcPr>
            <w:tcW w:w="1064" w:type="dxa"/>
            <w:noWrap/>
            <w:hideMark/>
          </w:tcPr>
          <w:p w14:paraId="48F52962"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0.9503</w:t>
            </w:r>
          </w:p>
        </w:tc>
        <w:tc>
          <w:tcPr>
            <w:tcW w:w="1370" w:type="dxa"/>
            <w:gridSpan w:val="2"/>
            <w:noWrap/>
            <w:hideMark/>
          </w:tcPr>
          <w:p w14:paraId="004169B9" w14:textId="77777777" w:rsidR="00BC68A7" w:rsidRPr="0022592E" w:rsidRDefault="00BC68A7" w:rsidP="00BC68A7">
            <w:pPr>
              <w:rPr>
                <w:rFonts w:asciiTheme="majorBidi" w:hAnsiTheme="majorBidi" w:cstheme="majorBidi"/>
                <w:sz w:val="12"/>
                <w:szCs w:val="12"/>
              </w:rPr>
            </w:pPr>
            <w:proofErr w:type="spellStart"/>
            <w:r w:rsidRPr="0022592E">
              <w:rPr>
                <w:rFonts w:asciiTheme="majorBidi" w:hAnsiTheme="majorBidi" w:cstheme="majorBidi"/>
                <w:sz w:val="12"/>
                <w:szCs w:val="12"/>
              </w:rPr>
              <w:t>gB</w:t>
            </w:r>
            <w:proofErr w:type="spellEnd"/>
          </w:p>
        </w:tc>
      </w:tr>
      <w:tr w:rsidR="00BC68A7" w:rsidRPr="0022592E" w14:paraId="77C87E7A" w14:textId="77777777" w:rsidTr="00BC68A7">
        <w:trPr>
          <w:trHeight w:val="300"/>
        </w:trPr>
        <w:tc>
          <w:tcPr>
            <w:tcW w:w="1888" w:type="dxa"/>
            <w:noWrap/>
            <w:hideMark/>
          </w:tcPr>
          <w:p w14:paraId="4FB8A17C"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ELEIKRYKNRVASRK</w:t>
            </w:r>
          </w:p>
        </w:tc>
        <w:tc>
          <w:tcPr>
            <w:tcW w:w="554" w:type="dxa"/>
            <w:noWrap/>
            <w:hideMark/>
          </w:tcPr>
          <w:p w14:paraId="7917FD6A"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0.01</w:t>
            </w:r>
          </w:p>
        </w:tc>
        <w:tc>
          <w:tcPr>
            <w:tcW w:w="1064" w:type="dxa"/>
            <w:noWrap/>
            <w:hideMark/>
          </w:tcPr>
          <w:p w14:paraId="2861D6E0"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0.9726</w:t>
            </w:r>
          </w:p>
        </w:tc>
        <w:tc>
          <w:tcPr>
            <w:tcW w:w="1370" w:type="dxa"/>
            <w:gridSpan w:val="2"/>
            <w:noWrap/>
            <w:hideMark/>
          </w:tcPr>
          <w:p w14:paraId="4C7D2385"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BZLF1</w:t>
            </w:r>
          </w:p>
        </w:tc>
      </w:tr>
      <w:tr w:rsidR="00BC68A7" w:rsidRPr="0022592E" w14:paraId="0C3F0316" w14:textId="77777777" w:rsidTr="00BC68A7">
        <w:trPr>
          <w:trHeight w:val="300"/>
        </w:trPr>
        <w:tc>
          <w:tcPr>
            <w:tcW w:w="1888" w:type="dxa"/>
            <w:noWrap/>
            <w:hideMark/>
          </w:tcPr>
          <w:p w14:paraId="61A9145E"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GTLNNPATVQIQFAY</w:t>
            </w:r>
          </w:p>
        </w:tc>
        <w:tc>
          <w:tcPr>
            <w:tcW w:w="554" w:type="dxa"/>
            <w:noWrap/>
            <w:hideMark/>
          </w:tcPr>
          <w:p w14:paraId="2E7F3257"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0.03</w:t>
            </w:r>
          </w:p>
        </w:tc>
        <w:tc>
          <w:tcPr>
            <w:tcW w:w="1064" w:type="dxa"/>
            <w:noWrap/>
            <w:hideMark/>
          </w:tcPr>
          <w:p w14:paraId="60BB056D"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0.8616</w:t>
            </w:r>
          </w:p>
        </w:tc>
        <w:tc>
          <w:tcPr>
            <w:tcW w:w="1370" w:type="dxa"/>
            <w:gridSpan w:val="2"/>
            <w:noWrap/>
            <w:hideMark/>
          </w:tcPr>
          <w:p w14:paraId="01CC0DEE" w14:textId="77777777" w:rsidR="00BC68A7" w:rsidRPr="0022592E" w:rsidRDefault="00BC68A7" w:rsidP="00BC68A7">
            <w:pPr>
              <w:rPr>
                <w:rFonts w:asciiTheme="majorBidi" w:hAnsiTheme="majorBidi" w:cstheme="majorBidi"/>
                <w:sz w:val="12"/>
                <w:szCs w:val="12"/>
              </w:rPr>
            </w:pPr>
            <w:proofErr w:type="spellStart"/>
            <w:r w:rsidRPr="0022592E">
              <w:rPr>
                <w:rFonts w:asciiTheme="majorBidi" w:hAnsiTheme="majorBidi" w:cstheme="majorBidi"/>
                <w:sz w:val="12"/>
                <w:szCs w:val="12"/>
              </w:rPr>
              <w:t>gB</w:t>
            </w:r>
            <w:proofErr w:type="spellEnd"/>
          </w:p>
        </w:tc>
      </w:tr>
      <w:tr w:rsidR="00BC68A7" w:rsidRPr="0022592E" w14:paraId="18A16B81" w14:textId="77777777" w:rsidTr="00BC68A7">
        <w:trPr>
          <w:trHeight w:val="300"/>
        </w:trPr>
        <w:tc>
          <w:tcPr>
            <w:tcW w:w="1888" w:type="dxa"/>
            <w:noWrap/>
            <w:hideMark/>
          </w:tcPr>
          <w:p w14:paraId="68660922"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SSIYGKAVAAKRLGD</w:t>
            </w:r>
          </w:p>
        </w:tc>
        <w:tc>
          <w:tcPr>
            <w:tcW w:w="554" w:type="dxa"/>
            <w:noWrap/>
            <w:hideMark/>
          </w:tcPr>
          <w:p w14:paraId="2D793948"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0.03</w:t>
            </w:r>
          </w:p>
        </w:tc>
        <w:tc>
          <w:tcPr>
            <w:tcW w:w="1064" w:type="dxa"/>
            <w:noWrap/>
            <w:hideMark/>
          </w:tcPr>
          <w:p w14:paraId="1E9744D8"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0.8942</w:t>
            </w:r>
          </w:p>
        </w:tc>
        <w:tc>
          <w:tcPr>
            <w:tcW w:w="1370" w:type="dxa"/>
            <w:gridSpan w:val="2"/>
            <w:noWrap/>
            <w:hideMark/>
          </w:tcPr>
          <w:p w14:paraId="2C38C319" w14:textId="77777777" w:rsidR="00BC68A7" w:rsidRPr="0022592E" w:rsidRDefault="00BC68A7" w:rsidP="00BC68A7">
            <w:pPr>
              <w:rPr>
                <w:rFonts w:asciiTheme="majorBidi" w:hAnsiTheme="majorBidi" w:cstheme="majorBidi"/>
                <w:sz w:val="12"/>
                <w:szCs w:val="12"/>
              </w:rPr>
            </w:pPr>
            <w:proofErr w:type="spellStart"/>
            <w:r w:rsidRPr="0022592E">
              <w:rPr>
                <w:rFonts w:asciiTheme="majorBidi" w:hAnsiTheme="majorBidi" w:cstheme="majorBidi"/>
                <w:sz w:val="12"/>
                <w:szCs w:val="12"/>
              </w:rPr>
              <w:t>gB</w:t>
            </w:r>
            <w:proofErr w:type="spellEnd"/>
          </w:p>
        </w:tc>
      </w:tr>
      <w:tr w:rsidR="00BC68A7" w:rsidRPr="0022592E" w14:paraId="07D87703" w14:textId="77777777" w:rsidTr="00BC68A7">
        <w:trPr>
          <w:trHeight w:val="300"/>
        </w:trPr>
        <w:tc>
          <w:tcPr>
            <w:tcW w:w="1888" w:type="dxa"/>
            <w:noWrap/>
            <w:hideMark/>
          </w:tcPr>
          <w:p w14:paraId="03A5EA0A"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NYKIVDYDNRGTNPQ</w:t>
            </w:r>
          </w:p>
        </w:tc>
        <w:tc>
          <w:tcPr>
            <w:tcW w:w="554" w:type="dxa"/>
            <w:noWrap/>
            <w:hideMark/>
          </w:tcPr>
          <w:p w14:paraId="0F1041A0"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0.03</w:t>
            </w:r>
          </w:p>
        </w:tc>
        <w:tc>
          <w:tcPr>
            <w:tcW w:w="1064" w:type="dxa"/>
            <w:noWrap/>
            <w:hideMark/>
          </w:tcPr>
          <w:p w14:paraId="7DB24F3E"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0.9581</w:t>
            </w:r>
          </w:p>
        </w:tc>
        <w:tc>
          <w:tcPr>
            <w:tcW w:w="1370" w:type="dxa"/>
            <w:gridSpan w:val="2"/>
            <w:noWrap/>
            <w:hideMark/>
          </w:tcPr>
          <w:p w14:paraId="3C96FF99" w14:textId="77777777" w:rsidR="00BC68A7" w:rsidRPr="0022592E" w:rsidRDefault="00BC68A7" w:rsidP="00BC68A7">
            <w:pPr>
              <w:rPr>
                <w:rFonts w:asciiTheme="majorBidi" w:hAnsiTheme="majorBidi" w:cstheme="majorBidi"/>
                <w:sz w:val="12"/>
                <w:szCs w:val="12"/>
              </w:rPr>
            </w:pPr>
            <w:proofErr w:type="spellStart"/>
            <w:r w:rsidRPr="0022592E">
              <w:rPr>
                <w:rFonts w:asciiTheme="majorBidi" w:hAnsiTheme="majorBidi" w:cstheme="majorBidi"/>
                <w:sz w:val="12"/>
                <w:szCs w:val="12"/>
              </w:rPr>
              <w:t>gB</w:t>
            </w:r>
            <w:proofErr w:type="spellEnd"/>
          </w:p>
        </w:tc>
      </w:tr>
      <w:tr w:rsidR="00BC68A7" w:rsidRPr="0022592E" w14:paraId="5361B345" w14:textId="77777777" w:rsidTr="00BC68A7">
        <w:trPr>
          <w:trHeight w:val="300"/>
        </w:trPr>
        <w:tc>
          <w:tcPr>
            <w:tcW w:w="1888" w:type="dxa"/>
            <w:noWrap/>
            <w:hideMark/>
          </w:tcPr>
          <w:p w14:paraId="165A6D2F"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GNEIHVYNDYHHFKT</w:t>
            </w:r>
          </w:p>
        </w:tc>
        <w:tc>
          <w:tcPr>
            <w:tcW w:w="554" w:type="dxa"/>
            <w:noWrap/>
            <w:hideMark/>
          </w:tcPr>
          <w:p w14:paraId="261B554E"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0.04</w:t>
            </w:r>
          </w:p>
        </w:tc>
        <w:tc>
          <w:tcPr>
            <w:tcW w:w="1064" w:type="dxa"/>
            <w:noWrap/>
            <w:hideMark/>
          </w:tcPr>
          <w:p w14:paraId="01A451C7"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0.0971</w:t>
            </w:r>
          </w:p>
        </w:tc>
        <w:tc>
          <w:tcPr>
            <w:tcW w:w="1370" w:type="dxa"/>
            <w:gridSpan w:val="2"/>
            <w:noWrap/>
            <w:hideMark/>
          </w:tcPr>
          <w:p w14:paraId="17E1FADD" w14:textId="77777777" w:rsidR="00BC68A7" w:rsidRPr="0022592E" w:rsidRDefault="00BC68A7" w:rsidP="00BC68A7">
            <w:pPr>
              <w:rPr>
                <w:rFonts w:asciiTheme="majorBidi" w:hAnsiTheme="majorBidi" w:cstheme="majorBidi"/>
                <w:sz w:val="12"/>
                <w:szCs w:val="12"/>
              </w:rPr>
            </w:pPr>
            <w:proofErr w:type="spellStart"/>
            <w:r w:rsidRPr="0022592E">
              <w:rPr>
                <w:rFonts w:asciiTheme="majorBidi" w:hAnsiTheme="majorBidi" w:cstheme="majorBidi"/>
                <w:sz w:val="12"/>
                <w:szCs w:val="12"/>
              </w:rPr>
              <w:t>gB</w:t>
            </w:r>
            <w:proofErr w:type="spellEnd"/>
          </w:p>
        </w:tc>
      </w:tr>
      <w:tr w:rsidR="00BC68A7" w:rsidRPr="0022592E" w14:paraId="5A552968" w14:textId="77777777" w:rsidTr="00BC68A7">
        <w:trPr>
          <w:trHeight w:val="300"/>
        </w:trPr>
        <w:tc>
          <w:tcPr>
            <w:tcW w:w="1888" w:type="dxa"/>
            <w:noWrap/>
            <w:hideMark/>
          </w:tcPr>
          <w:p w14:paraId="6627523E"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PAPENAYQAYAAPQL</w:t>
            </w:r>
          </w:p>
        </w:tc>
        <w:tc>
          <w:tcPr>
            <w:tcW w:w="554" w:type="dxa"/>
            <w:noWrap/>
            <w:hideMark/>
          </w:tcPr>
          <w:p w14:paraId="0D8AF389"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0.04</w:t>
            </w:r>
          </w:p>
        </w:tc>
        <w:tc>
          <w:tcPr>
            <w:tcW w:w="1064" w:type="dxa"/>
            <w:noWrap/>
            <w:hideMark/>
          </w:tcPr>
          <w:p w14:paraId="26AD8E89"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0.4262</w:t>
            </w:r>
          </w:p>
        </w:tc>
        <w:tc>
          <w:tcPr>
            <w:tcW w:w="1370" w:type="dxa"/>
            <w:gridSpan w:val="2"/>
            <w:noWrap/>
            <w:hideMark/>
          </w:tcPr>
          <w:p w14:paraId="6B41E759"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BZLF1</w:t>
            </w:r>
          </w:p>
        </w:tc>
      </w:tr>
      <w:tr w:rsidR="00BC68A7" w:rsidRPr="0022592E" w14:paraId="6488EC7B" w14:textId="77777777" w:rsidTr="00BC68A7">
        <w:trPr>
          <w:trHeight w:val="300"/>
        </w:trPr>
        <w:tc>
          <w:tcPr>
            <w:tcW w:w="1888" w:type="dxa"/>
            <w:noWrap/>
            <w:hideMark/>
          </w:tcPr>
          <w:p w14:paraId="1022602A"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VYNDYHHFKTIELDG</w:t>
            </w:r>
          </w:p>
        </w:tc>
        <w:tc>
          <w:tcPr>
            <w:tcW w:w="554" w:type="dxa"/>
            <w:noWrap/>
            <w:hideMark/>
          </w:tcPr>
          <w:p w14:paraId="11CFD585"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0.05</w:t>
            </w:r>
          </w:p>
        </w:tc>
        <w:tc>
          <w:tcPr>
            <w:tcW w:w="1064" w:type="dxa"/>
            <w:noWrap/>
            <w:hideMark/>
          </w:tcPr>
          <w:p w14:paraId="6D3F13E0" w14:textId="77777777" w:rsidR="00BC68A7" w:rsidRPr="0022592E" w:rsidRDefault="00BC68A7" w:rsidP="00BC68A7">
            <w:pPr>
              <w:rPr>
                <w:rFonts w:asciiTheme="majorBidi" w:hAnsiTheme="majorBidi" w:cstheme="majorBidi"/>
                <w:sz w:val="12"/>
                <w:szCs w:val="12"/>
              </w:rPr>
            </w:pPr>
            <w:r w:rsidRPr="0022592E">
              <w:rPr>
                <w:rFonts w:asciiTheme="majorBidi" w:hAnsiTheme="majorBidi" w:cstheme="majorBidi"/>
                <w:sz w:val="12"/>
                <w:szCs w:val="12"/>
              </w:rPr>
              <w:t>0.4073</w:t>
            </w:r>
          </w:p>
        </w:tc>
        <w:tc>
          <w:tcPr>
            <w:tcW w:w="1370" w:type="dxa"/>
            <w:gridSpan w:val="2"/>
            <w:noWrap/>
            <w:hideMark/>
          </w:tcPr>
          <w:p w14:paraId="27EA59EF" w14:textId="77777777" w:rsidR="00BC68A7" w:rsidRPr="0022592E" w:rsidRDefault="00BC68A7" w:rsidP="00BC68A7">
            <w:pPr>
              <w:rPr>
                <w:rFonts w:asciiTheme="majorBidi" w:hAnsiTheme="majorBidi" w:cstheme="majorBidi"/>
                <w:sz w:val="12"/>
                <w:szCs w:val="12"/>
              </w:rPr>
            </w:pPr>
            <w:proofErr w:type="spellStart"/>
            <w:r w:rsidRPr="0022592E">
              <w:rPr>
                <w:rFonts w:asciiTheme="majorBidi" w:hAnsiTheme="majorBidi" w:cstheme="majorBidi"/>
                <w:sz w:val="12"/>
                <w:szCs w:val="12"/>
              </w:rPr>
              <w:t>gB</w:t>
            </w:r>
            <w:proofErr w:type="spellEnd"/>
          </w:p>
        </w:tc>
      </w:tr>
    </w:tbl>
    <w:p w14:paraId="026026ED" w14:textId="77777777" w:rsidR="0097648C" w:rsidRDefault="0097648C"/>
    <w:p w14:paraId="2474CD56" w14:textId="77777777" w:rsidR="00FC767D" w:rsidRDefault="00FC767D"/>
    <w:p w14:paraId="10E7D370" w14:textId="77777777" w:rsidR="00FC767D" w:rsidRDefault="00FC767D"/>
    <w:p w14:paraId="2F16B2C4" w14:textId="77777777" w:rsidR="00FC767D" w:rsidRDefault="00FC767D"/>
    <w:p w14:paraId="46368D3F" w14:textId="77777777" w:rsidR="00FC767D" w:rsidRDefault="00FC767D"/>
    <w:p w14:paraId="5A0EB50B" w14:textId="77777777" w:rsidR="00FC767D" w:rsidRDefault="00FC767D"/>
    <w:p w14:paraId="360D1A29" w14:textId="77777777" w:rsidR="00FC767D" w:rsidRDefault="00FC767D"/>
    <w:p w14:paraId="43A3ABED" w14:textId="77777777" w:rsidR="00FC767D" w:rsidRDefault="00FC767D"/>
    <w:p w14:paraId="301FCB8D" w14:textId="77777777" w:rsidR="00FC767D" w:rsidRDefault="00FC767D"/>
    <w:p w14:paraId="343A7AA1" w14:textId="77777777" w:rsidR="00FC767D" w:rsidRDefault="00FC767D"/>
    <w:p w14:paraId="46D1D091" w14:textId="77777777" w:rsidR="000A447B" w:rsidRDefault="000A447B"/>
    <w:p w14:paraId="4BFA1659" w14:textId="77777777" w:rsidR="000A447B" w:rsidRDefault="000A447B"/>
    <w:p w14:paraId="0856366C" w14:textId="77777777" w:rsidR="000A447B" w:rsidRDefault="000A447B"/>
    <w:p w14:paraId="39255EC6" w14:textId="77777777" w:rsidR="000A447B" w:rsidRDefault="000A447B"/>
    <w:p w14:paraId="5EE10434" w14:textId="77777777" w:rsidR="000A447B" w:rsidRDefault="000A447B"/>
    <w:p w14:paraId="0543D577" w14:textId="0897C851" w:rsidR="004F473B" w:rsidRPr="004F473B" w:rsidRDefault="004F473B" w:rsidP="004F473B">
      <w:pPr>
        <w:spacing w:after="0" w:line="240" w:lineRule="auto"/>
        <w:rPr>
          <w:rFonts w:eastAsia="Times New Roman" w:cs="Times New Roman"/>
          <w:kern w:val="0"/>
          <w:sz w:val="24"/>
          <w:szCs w:val="24"/>
          <w14:ligatures w14:val="none"/>
        </w:rPr>
      </w:pPr>
    </w:p>
    <w:p w14:paraId="19326CFF" w14:textId="77777777" w:rsidR="00C11A6E" w:rsidRDefault="00C11A6E" w:rsidP="004F473B">
      <w:pPr>
        <w:pStyle w:val="Caption"/>
        <w:keepNext/>
        <w:rPr>
          <w:i w:val="0"/>
          <w:iCs w:val="0"/>
          <w:color w:val="auto"/>
          <w:sz w:val="16"/>
          <w:szCs w:val="16"/>
        </w:rPr>
      </w:pPr>
    </w:p>
    <w:p w14:paraId="25AF8965" w14:textId="77777777" w:rsidR="00C11A6E" w:rsidRDefault="00C11A6E" w:rsidP="004F473B">
      <w:pPr>
        <w:pStyle w:val="Caption"/>
        <w:keepNext/>
        <w:rPr>
          <w:i w:val="0"/>
          <w:iCs w:val="0"/>
          <w:color w:val="auto"/>
          <w:sz w:val="16"/>
          <w:szCs w:val="16"/>
        </w:rPr>
      </w:pPr>
    </w:p>
    <w:p w14:paraId="7C810B91" w14:textId="77777777" w:rsidR="00C11A6E" w:rsidRDefault="00C11A6E" w:rsidP="004F473B">
      <w:pPr>
        <w:pStyle w:val="Caption"/>
        <w:keepNext/>
        <w:rPr>
          <w:i w:val="0"/>
          <w:iCs w:val="0"/>
          <w:color w:val="auto"/>
          <w:sz w:val="16"/>
          <w:szCs w:val="16"/>
        </w:rPr>
      </w:pPr>
    </w:p>
    <w:p w14:paraId="7294D5FF" w14:textId="77793B8E" w:rsidR="004F473B" w:rsidRPr="004F473B" w:rsidRDefault="004F473B" w:rsidP="004F473B">
      <w:pPr>
        <w:pStyle w:val="Caption"/>
        <w:keepNext/>
        <w:rPr>
          <w:i w:val="0"/>
          <w:iCs w:val="0"/>
          <w:color w:val="auto"/>
          <w:sz w:val="16"/>
          <w:szCs w:val="16"/>
        </w:rPr>
      </w:pPr>
      <w:r w:rsidRPr="004F473B">
        <w:rPr>
          <w:i w:val="0"/>
          <w:iCs w:val="0"/>
          <w:color w:val="auto"/>
          <w:sz w:val="16"/>
          <w:szCs w:val="16"/>
        </w:rPr>
        <w:t xml:space="preserve">Table </w:t>
      </w:r>
      <w:r>
        <w:rPr>
          <w:i w:val="0"/>
          <w:iCs w:val="0"/>
          <w:color w:val="auto"/>
          <w:sz w:val="16"/>
          <w:szCs w:val="16"/>
        </w:rPr>
        <w:t>S</w:t>
      </w:r>
      <w:r w:rsidRPr="004F473B">
        <w:rPr>
          <w:i w:val="0"/>
          <w:iCs w:val="0"/>
          <w:color w:val="auto"/>
          <w:sz w:val="16"/>
          <w:szCs w:val="16"/>
        </w:rPr>
        <w:fldChar w:fldCharType="begin"/>
      </w:r>
      <w:r w:rsidRPr="004F473B">
        <w:rPr>
          <w:i w:val="0"/>
          <w:iCs w:val="0"/>
          <w:color w:val="auto"/>
          <w:sz w:val="16"/>
          <w:szCs w:val="16"/>
        </w:rPr>
        <w:instrText xml:space="preserve"> SEQ Table \* ARABIC </w:instrText>
      </w:r>
      <w:r w:rsidRPr="004F473B">
        <w:rPr>
          <w:i w:val="0"/>
          <w:iCs w:val="0"/>
          <w:color w:val="auto"/>
          <w:sz w:val="16"/>
          <w:szCs w:val="16"/>
        </w:rPr>
        <w:fldChar w:fldCharType="separate"/>
      </w:r>
      <w:r w:rsidR="00BA217E">
        <w:rPr>
          <w:i w:val="0"/>
          <w:iCs w:val="0"/>
          <w:noProof/>
          <w:color w:val="auto"/>
          <w:sz w:val="16"/>
          <w:szCs w:val="16"/>
        </w:rPr>
        <w:t>4</w:t>
      </w:r>
      <w:r w:rsidRPr="004F473B">
        <w:rPr>
          <w:i w:val="0"/>
          <w:iCs w:val="0"/>
          <w:color w:val="auto"/>
          <w:sz w:val="16"/>
          <w:szCs w:val="16"/>
        </w:rPr>
        <w:fldChar w:fldCharType="end"/>
      </w:r>
      <w:r w:rsidRPr="004F473B">
        <w:rPr>
          <w:i w:val="0"/>
          <w:iCs w:val="0"/>
          <w:color w:val="auto"/>
          <w:sz w:val="16"/>
          <w:szCs w:val="16"/>
        </w:rPr>
        <w:t>: The top 10 epitopes based on</w:t>
      </w:r>
      <w:r w:rsidR="003F2CFF">
        <w:rPr>
          <w:i w:val="0"/>
          <w:iCs w:val="0"/>
          <w:color w:val="auto"/>
          <w:sz w:val="16"/>
          <w:szCs w:val="16"/>
        </w:rPr>
        <w:t xml:space="preserve"> MHC I</w:t>
      </w:r>
      <w:r w:rsidRPr="004F473B">
        <w:rPr>
          <w:i w:val="0"/>
          <w:iCs w:val="0"/>
          <w:color w:val="auto"/>
          <w:sz w:val="16"/>
          <w:szCs w:val="16"/>
        </w:rPr>
        <w:t xml:space="preserve"> immunogenicity scores are summarized below.</w:t>
      </w:r>
    </w:p>
    <w:tbl>
      <w:tblPr>
        <w:tblStyle w:val="TableGrid1"/>
        <w:tblpPr w:leftFromText="180" w:rightFromText="180" w:vertAnchor="text" w:horzAnchor="page" w:tblpX="2382" w:tblpY="224"/>
        <w:tblW w:w="0" w:type="auto"/>
        <w:tblLook w:val="04A0" w:firstRow="1" w:lastRow="0" w:firstColumn="1" w:lastColumn="0" w:noHBand="0" w:noVBand="1"/>
      </w:tblPr>
      <w:tblGrid>
        <w:gridCol w:w="554"/>
        <w:gridCol w:w="1336"/>
        <w:gridCol w:w="1678"/>
      </w:tblGrid>
      <w:tr w:rsidR="00B92490" w:rsidRPr="004F473B" w14:paraId="63F90131" w14:textId="77777777" w:rsidTr="00B92490">
        <w:tc>
          <w:tcPr>
            <w:tcW w:w="0" w:type="auto"/>
            <w:hideMark/>
          </w:tcPr>
          <w:p w14:paraId="4E538D82"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Rank</w:t>
            </w:r>
          </w:p>
        </w:tc>
        <w:tc>
          <w:tcPr>
            <w:tcW w:w="0" w:type="auto"/>
            <w:hideMark/>
          </w:tcPr>
          <w:p w14:paraId="766897BA"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Peptide</w:t>
            </w:r>
          </w:p>
        </w:tc>
        <w:tc>
          <w:tcPr>
            <w:tcW w:w="0" w:type="auto"/>
            <w:hideMark/>
          </w:tcPr>
          <w:p w14:paraId="2591C32B"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Immunogenicity Score</w:t>
            </w:r>
          </w:p>
        </w:tc>
      </w:tr>
      <w:tr w:rsidR="00B92490" w:rsidRPr="004F473B" w14:paraId="16616334" w14:textId="77777777" w:rsidTr="00B92490">
        <w:tc>
          <w:tcPr>
            <w:tcW w:w="0" w:type="auto"/>
            <w:hideMark/>
          </w:tcPr>
          <w:p w14:paraId="62AF93F5"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1</w:t>
            </w:r>
          </w:p>
        </w:tc>
        <w:tc>
          <w:tcPr>
            <w:tcW w:w="0" w:type="auto"/>
            <w:hideMark/>
          </w:tcPr>
          <w:p w14:paraId="04CC1212"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VTVTAFWAW</w:t>
            </w:r>
          </w:p>
        </w:tc>
        <w:tc>
          <w:tcPr>
            <w:tcW w:w="0" w:type="auto"/>
            <w:hideMark/>
          </w:tcPr>
          <w:p w14:paraId="23DDFDE1"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0.41056</w:t>
            </w:r>
          </w:p>
        </w:tc>
      </w:tr>
      <w:tr w:rsidR="00B92490" w:rsidRPr="004F473B" w14:paraId="06B47267" w14:textId="77777777" w:rsidTr="00B92490">
        <w:tc>
          <w:tcPr>
            <w:tcW w:w="0" w:type="auto"/>
            <w:hideMark/>
          </w:tcPr>
          <w:p w14:paraId="312779CA"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2</w:t>
            </w:r>
          </w:p>
        </w:tc>
        <w:tc>
          <w:tcPr>
            <w:tcW w:w="0" w:type="auto"/>
            <w:hideMark/>
          </w:tcPr>
          <w:p w14:paraId="52780130"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YTIPWTELM</w:t>
            </w:r>
          </w:p>
        </w:tc>
        <w:tc>
          <w:tcPr>
            <w:tcW w:w="0" w:type="auto"/>
            <w:hideMark/>
          </w:tcPr>
          <w:p w14:paraId="60D2813A"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0.36230</w:t>
            </w:r>
          </w:p>
        </w:tc>
      </w:tr>
      <w:tr w:rsidR="00B92490" w:rsidRPr="004F473B" w14:paraId="1901AA95" w14:textId="77777777" w:rsidTr="00B92490">
        <w:tc>
          <w:tcPr>
            <w:tcW w:w="0" w:type="auto"/>
            <w:hideMark/>
          </w:tcPr>
          <w:p w14:paraId="53959536"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3</w:t>
            </w:r>
          </w:p>
        </w:tc>
        <w:tc>
          <w:tcPr>
            <w:tcW w:w="0" w:type="auto"/>
            <w:hideMark/>
          </w:tcPr>
          <w:p w14:paraId="2C8A1082"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NVFDLEGIFR</w:t>
            </w:r>
          </w:p>
        </w:tc>
        <w:tc>
          <w:tcPr>
            <w:tcW w:w="0" w:type="auto"/>
            <w:hideMark/>
          </w:tcPr>
          <w:p w14:paraId="47A8278A"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0.35964</w:t>
            </w:r>
          </w:p>
        </w:tc>
      </w:tr>
      <w:tr w:rsidR="00B92490" w:rsidRPr="004F473B" w14:paraId="06FE4188" w14:textId="77777777" w:rsidTr="00B92490">
        <w:tc>
          <w:tcPr>
            <w:tcW w:w="0" w:type="auto"/>
            <w:hideMark/>
          </w:tcPr>
          <w:p w14:paraId="6FF9DA9C"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4</w:t>
            </w:r>
          </w:p>
        </w:tc>
        <w:tc>
          <w:tcPr>
            <w:tcW w:w="0" w:type="auto"/>
            <w:hideMark/>
          </w:tcPr>
          <w:p w14:paraId="5F44939F"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GTDNEIFLTK</w:t>
            </w:r>
          </w:p>
        </w:tc>
        <w:tc>
          <w:tcPr>
            <w:tcW w:w="0" w:type="auto"/>
            <w:hideMark/>
          </w:tcPr>
          <w:p w14:paraId="64E02BD4"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0.35131</w:t>
            </w:r>
          </w:p>
        </w:tc>
      </w:tr>
      <w:tr w:rsidR="00B92490" w:rsidRPr="004F473B" w14:paraId="16712493" w14:textId="77777777" w:rsidTr="00B92490">
        <w:tc>
          <w:tcPr>
            <w:tcW w:w="0" w:type="auto"/>
            <w:hideMark/>
          </w:tcPr>
          <w:p w14:paraId="6324A5E4"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5</w:t>
            </w:r>
          </w:p>
        </w:tc>
        <w:tc>
          <w:tcPr>
            <w:tcW w:w="0" w:type="auto"/>
            <w:hideMark/>
          </w:tcPr>
          <w:p w14:paraId="0FFD1178"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ESLWVGVYR</w:t>
            </w:r>
          </w:p>
        </w:tc>
        <w:tc>
          <w:tcPr>
            <w:tcW w:w="0" w:type="auto"/>
            <w:hideMark/>
          </w:tcPr>
          <w:p w14:paraId="7A93E2CF"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0.32407</w:t>
            </w:r>
          </w:p>
        </w:tc>
      </w:tr>
      <w:tr w:rsidR="00B92490" w:rsidRPr="004F473B" w14:paraId="080B6F41" w14:textId="77777777" w:rsidTr="00B92490">
        <w:tc>
          <w:tcPr>
            <w:tcW w:w="0" w:type="auto"/>
            <w:hideMark/>
          </w:tcPr>
          <w:p w14:paraId="0D94DB2B"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6</w:t>
            </w:r>
          </w:p>
        </w:tc>
        <w:tc>
          <w:tcPr>
            <w:tcW w:w="0" w:type="auto"/>
            <w:hideMark/>
          </w:tcPr>
          <w:p w14:paraId="22A8CA34"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ALAEPVDIPAV</w:t>
            </w:r>
          </w:p>
        </w:tc>
        <w:tc>
          <w:tcPr>
            <w:tcW w:w="0" w:type="auto"/>
            <w:hideMark/>
          </w:tcPr>
          <w:p w14:paraId="4061EE9A"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0.30323</w:t>
            </w:r>
          </w:p>
        </w:tc>
      </w:tr>
      <w:tr w:rsidR="00B92490" w:rsidRPr="004F473B" w14:paraId="72875C40" w14:textId="77777777" w:rsidTr="00B92490">
        <w:tc>
          <w:tcPr>
            <w:tcW w:w="0" w:type="auto"/>
            <w:hideMark/>
          </w:tcPr>
          <w:p w14:paraId="39B7B3E8"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7</w:t>
            </w:r>
          </w:p>
        </w:tc>
        <w:tc>
          <w:tcPr>
            <w:tcW w:w="0" w:type="auto"/>
            <w:hideMark/>
          </w:tcPr>
          <w:p w14:paraId="577D93F6"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IFLIGFALF</w:t>
            </w:r>
          </w:p>
        </w:tc>
        <w:tc>
          <w:tcPr>
            <w:tcW w:w="0" w:type="auto"/>
            <w:hideMark/>
          </w:tcPr>
          <w:p w14:paraId="07A2258E"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0.30006</w:t>
            </w:r>
          </w:p>
        </w:tc>
      </w:tr>
      <w:tr w:rsidR="00B92490" w:rsidRPr="004F473B" w14:paraId="1F12DECC" w14:textId="77777777" w:rsidTr="00B92490">
        <w:tc>
          <w:tcPr>
            <w:tcW w:w="0" w:type="auto"/>
            <w:hideMark/>
          </w:tcPr>
          <w:p w14:paraId="4DEAEEC6"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8</w:t>
            </w:r>
          </w:p>
        </w:tc>
        <w:tc>
          <w:tcPr>
            <w:tcW w:w="0" w:type="auto"/>
            <w:hideMark/>
          </w:tcPr>
          <w:p w14:paraId="48D6EE95"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VEIPEFPFY</w:t>
            </w:r>
          </w:p>
        </w:tc>
        <w:tc>
          <w:tcPr>
            <w:tcW w:w="0" w:type="auto"/>
            <w:hideMark/>
          </w:tcPr>
          <w:p w14:paraId="788B9CFF"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0.29878</w:t>
            </w:r>
          </w:p>
        </w:tc>
      </w:tr>
      <w:tr w:rsidR="00B92490" w:rsidRPr="004F473B" w14:paraId="23C2E381" w14:textId="77777777" w:rsidTr="00B92490">
        <w:tc>
          <w:tcPr>
            <w:tcW w:w="0" w:type="auto"/>
            <w:hideMark/>
          </w:tcPr>
          <w:p w14:paraId="31F9EAD6"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9</w:t>
            </w:r>
          </w:p>
        </w:tc>
        <w:tc>
          <w:tcPr>
            <w:tcW w:w="0" w:type="auto"/>
            <w:hideMark/>
          </w:tcPr>
          <w:p w14:paraId="5BB2EC75"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KLPHWTPTL</w:t>
            </w:r>
          </w:p>
        </w:tc>
        <w:tc>
          <w:tcPr>
            <w:tcW w:w="0" w:type="auto"/>
            <w:hideMark/>
          </w:tcPr>
          <w:p w14:paraId="7A2620BD"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0.29451</w:t>
            </w:r>
          </w:p>
        </w:tc>
      </w:tr>
      <w:tr w:rsidR="00B92490" w:rsidRPr="004F473B" w14:paraId="7C1FA9E2" w14:textId="77777777" w:rsidTr="00B92490">
        <w:tc>
          <w:tcPr>
            <w:tcW w:w="0" w:type="auto"/>
            <w:hideMark/>
          </w:tcPr>
          <w:p w14:paraId="069E949F"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10</w:t>
            </w:r>
          </w:p>
        </w:tc>
        <w:tc>
          <w:tcPr>
            <w:tcW w:w="0" w:type="auto"/>
            <w:hideMark/>
          </w:tcPr>
          <w:p w14:paraId="0CB8598D"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SLEREDRDAW</w:t>
            </w:r>
          </w:p>
        </w:tc>
        <w:tc>
          <w:tcPr>
            <w:tcW w:w="0" w:type="auto"/>
            <w:hideMark/>
          </w:tcPr>
          <w:p w14:paraId="17503C22" w14:textId="77777777" w:rsidR="00B92490" w:rsidRPr="004F473B" w:rsidRDefault="00B92490" w:rsidP="00B92490">
            <w:pPr>
              <w:rPr>
                <w:rFonts w:eastAsia="Times New Roman" w:cs="Times New Roman"/>
                <w:kern w:val="0"/>
                <w:sz w:val="16"/>
                <w:szCs w:val="16"/>
                <w14:ligatures w14:val="none"/>
              </w:rPr>
            </w:pPr>
            <w:r w:rsidRPr="004F473B">
              <w:rPr>
                <w:rFonts w:eastAsia="Times New Roman" w:cs="Times New Roman"/>
                <w:kern w:val="0"/>
                <w:sz w:val="16"/>
                <w:szCs w:val="16"/>
                <w14:ligatures w14:val="none"/>
              </w:rPr>
              <w:t>0.29398</w:t>
            </w:r>
          </w:p>
        </w:tc>
      </w:tr>
    </w:tbl>
    <w:p w14:paraId="02F76B82" w14:textId="77777777" w:rsidR="001D0BEF" w:rsidRDefault="001D0BEF">
      <w:pPr>
        <w:rPr>
          <w:noProof/>
        </w:rPr>
      </w:pPr>
    </w:p>
    <w:p w14:paraId="39A733A1" w14:textId="77777777" w:rsidR="0032357B" w:rsidRDefault="001D0BEF" w:rsidP="0032357B">
      <w:pPr>
        <w:keepNext/>
      </w:pPr>
      <w:r>
        <w:rPr>
          <w:noProof/>
        </w:rPr>
        <w:lastRenderedPageBreak/>
        <w:drawing>
          <wp:inline distT="0" distB="0" distL="0" distR="0" wp14:anchorId="43DDE521" wp14:editId="08720E60">
            <wp:extent cx="4802505" cy="4190163"/>
            <wp:effectExtent l="0" t="0" r="0" b="1270"/>
            <wp:docPr id="104339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97876" name="Picture 1043397876"/>
                    <pic:cNvPicPr/>
                  </pic:nvPicPr>
                  <pic:blipFill rotWithShape="1">
                    <a:blip r:embed="rId8">
                      <a:extLst>
                        <a:ext uri="{28A0092B-C50C-407E-A947-70E740481C1C}">
                          <a14:useLocalDpi xmlns:a14="http://schemas.microsoft.com/office/drawing/2010/main" val="0"/>
                        </a:ext>
                      </a:extLst>
                    </a:blip>
                    <a:srcRect l="14465" t="9556" r="12690" b="11378"/>
                    <a:stretch>
                      <a:fillRect/>
                    </a:stretch>
                  </pic:blipFill>
                  <pic:spPr bwMode="auto">
                    <a:xfrm>
                      <a:off x="0" y="0"/>
                      <a:ext cx="4819263" cy="420478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7F4433" wp14:editId="1F9DF57C">
            <wp:extent cx="4812034" cy="3913833"/>
            <wp:effectExtent l="0" t="0" r="7620" b="0"/>
            <wp:docPr id="1738048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48353" name="Picture 1738048353"/>
                    <pic:cNvPicPr/>
                  </pic:nvPicPr>
                  <pic:blipFill rotWithShape="1">
                    <a:blip r:embed="rId9">
                      <a:extLst>
                        <a:ext uri="{28A0092B-C50C-407E-A947-70E740481C1C}">
                          <a14:useLocalDpi xmlns:a14="http://schemas.microsoft.com/office/drawing/2010/main" val="0"/>
                        </a:ext>
                      </a:extLst>
                    </a:blip>
                    <a:srcRect l="7890" t="3946" r="6372" b="4014"/>
                    <a:stretch>
                      <a:fillRect/>
                    </a:stretch>
                  </pic:blipFill>
                  <pic:spPr bwMode="auto">
                    <a:xfrm>
                      <a:off x="0" y="0"/>
                      <a:ext cx="4829076" cy="3927694"/>
                    </a:xfrm>
                    <a:prstGeom prst="rect">
                      <a:avLst/>
                    </a:prstGeom>
                    <a:ln>
                      <a:noFill/>
                    </a:ln>
                    <a:extLst>
                      <a:ext uri="{53640926-AAD7-44D8-BBD7-CCE9431645EC}">
                        <a14:shadowObscured xmlns:a14="http://schemas.microsoft.com/office/drawing/2010/main"/>
                      </a:ext>
                    </a:extLst>
                  </pic:spPr>
                </pic:pic>
              </a:graphicData>
            </a:graphic>
          </wp:inline>
        </w:drawing>
      </w:r>
    </w:p>
    <w:p w14:paraId="0CE3F9DC" w14:textId="2329CAEF" w:rsidR="0032357B" w:rsidRDefault="0032357B" w:rsidP="0032357B">
      <w:pPr>
        <w:spacing w:after="0"/>
        <w:jc w:val="both"/>
        <w:rPr>
          <w:sz w:val="16"/>
          <w:szCs w:val="16"/>
        </w:rPr>
      </w:pPr>
      <w:r w:rsidRPr="0032357B">
        <w:rPr>
          <w:sz w:val="16"/>
          <w:szCs w:val="16"/>
        </w:rPr>
        <w:t xml:space="preserve">Figure </w:t>
      </w:r>
      <w:r w:rsidR="008D75FE">
        <w:rPr>
          <w:sz w:val="16"/>
          <w:szCs w:val="16"/>
        </w:rPr>
        <w:t>S</w:t>
      </w:r>
      <w:r w:rsidRPr="0032357B">
        <w:rPr>
          <w:sz w:val="16"/>
          <w:szCs w:val="16"/>
        </w:rPr>
        <w:fldChar w:fldCharType="begin"/>
      </w:r>
      <w:r w:rsidRPr="0032357B">
        <w:rPr>
          <w:sz w:val="16"/>
          <w:szCs w:val="16"/>
        </w:rPr>
        <w:instrText xml:space="preserve"> SEQ Figure \* ARABIC </w:instrText>
      </w:r>
      <w:r w:rsidRPr="0032357B">
        <w:rPr>
          <w:sz w:val="16"/>
          <w:szCs w:val="16"/>
        </w:rPr>
        <w:fldChar w:fldCharType="separate"/>
      </w:r>
      <w:r w:rsidR="00B372CB">
        <w:rPr>
          <w:noProof/>
          <w:sz w:val="16"/>
          <w:szCs w:val="16"/>
        </w:rPr>
        <w:t>1</w:t>
      </w:r>
      <w:r w:rsidRPr="0032357B">
        <w:rPr>
          <w:sz w:val="16"/>
          <w:szCs w:val="16"/>
        </w:rPr>
        <w:fldChar w:fldCharType="end"/>
      </w:r>
      <w:r w:rsidRPr="0032357B">
        <w:rPr>
          <w:sz w:val="16"/>
          <w:szCs w:val="16"/>
        </w:rPr>
        <w:t>:</w:t>
      </w:r>
      <w:r w:rsidR="00042AC6">
        <w:rPr>
          <w:sz w:val="16"/>
          <w:szCs w:val="16"/>
        </w:rPr>
        <w:t xml:space="preserve"> Cleavage prediction results</w:t>
      </w:r>
      <w:r w:rsidRPr="0032357B">
        <w:rPr>
          <w:sz w:val="16"/>
          <w:szCs w:val="16"/>
        </w:rPr>
        <w:t xml:space="preserve">. Each figure shows the </w:t>
      </w:r>
      <w:proofErr w:type="spellStart"/>
      <w:r w:rsidRPr="0032357B">
        <w:rPr>
          <w:sz w:val="16"/>
          <w:szCs w:val="16"/>
        </w:rPr>
        <w:t>NetChop</w:t>
      </w:r>
      <w:proofErr w:type="spellEnd"/>
      <w:r w:rsidRPr="0032357B">
        <w:rPr>
          <w:sz w:val="16"/>
          <w:szCs w:val="16"/>
        </w:rPr>
        <w:t xml:space="preserve"> prediction score vs. residue position, where green represents positive predictions, and red represents negative predictions. These figures provide a clear overview of where cleavage sites are likely to occur in the protein sequences.</w:t>
      </w:r>
    </w:p>
    <w:p w14:paraId="0FF2EFEF" w14:textId="77777777" w:rsidR="002A0BFE" w:rsidRDefault="002A0BFE" w:rsidP="0032357B">
      <w:pPr>
        <w:spacing w:after="0"/>
        <w:jc w:val="both"/>
        <w:rPr>
          <w:sz w:val="16"/>
          <w:szCs w:val="16"/>
        </w:rPr>
      </w:pPr>
    </w:p>
    <w:p w14:paraId="529E152B" w14:textId="77777777" w:rsidR="00042AC6" w:rsidRDefault="00042AC6" w:rsidP="0032357B">
      <w:pPr>
        <w:spacing w:after="0"/>
        <w:jc w:val="both"/>
        <w:rPr>
          <w:sz w:val="16"/>
          <w:szCs w:val="16"/>
        </w:rPr>
      </w:pPr>
    </w:p>
    <w:p w14:paraId="4625CEA1" w14:textId="1AB10672" w:rsidR="00AF2279" w:rsidRDefault="00AF2279" w:rsidP="0032357B">
      <w:pPr>
        <w:spacing w:after="0"/>
        <w:jc w:val="both"/>
        <w:rPr>
          <w:sz w:val="16"/>
          <w:szCs w:val="16"/>
        </w:rPr>
      </w:pPr>
      <w:r>
        <w:rPr>
          <w:noProof/>
          <w:sz w:val="16"/>
          <w:szCs w:val="16"/>
        </w:rPr>
        <w:drawing>
          <wp:anchor distT="0" distB="0" distL="114300" distR="114300" simplePos="0" relativeHeight="251660288" behindDoc="0" locked="0" layoutInCell="1" allowOverlap="1" wp14:anchorId="0F1A4A82" wp14:editId="638528F6">
            <wp:simplePos x="0" y="0"/>
            <wp:positionH relativeFrom="margin">
              <wp:align>left</wp:align>
            </wp:positionH>
            <wp:positionV relativeFrom="paragraph">
              <wp:posOffset>377</wp:posOffset>
            </wp:positionV>
            <wp:extent cx="5103495" cy="3969099"/>
            <wp:effectExtent l="0" t="0" r="1905" b="0"/>
            <wp:wrapNone/>
            <wp:docPr id="142324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47967" name="Picture 1423247967"/>
                    <pic:cNvPicPr/>
                  </pic:nvPicPr>
                  <pic:blipFill rotWithShape="1">
                    <a:blip r:embed="rId10">
                      <a:extLst>
                        <a:ext uri="{28A0092B-C50C-407E-A947-70E740481C1C}">
                          <a14:useLocalDpi xmlns:a14="http://schemas.microsoft.com/office/drawing/2010/main" val="0"/>
                        </a:ext>
                      </a:extLst>
                    </a:blip>
                    <a:srcRect l="11662" t="9730" r="9084" b="11553"/>
                    <a:stretch>
                      <a:fillRect/>
                    </a:stretch>
                  </pic:blipFill>
                  <pic:spPr bwMode="auto">
                    <a:xfrm>
                      <a:off x="0" y="0"/>
                      <a:ext cx="5112031" cy="39757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716C4B" w14:textId="77777777" w:rsidR="00AF2279" w:rsidRDefault="00AF2279" w:rsidP="0032357B">
      <w:pPr>
        <w:spacing w:after="0"/>
        <w:jc w:val="both"/>
        <w:rPr>
          <w:sz w:val="16"/>
          <w:szCs w:val="16"/>
        </w:rPr>
      </w:pPr>
    </w:p>
    <w:p w14:paraId="6EDFBFE5" w14:textId="6A945D1C" w:rsidR="00AF2279" w:rsidRDefault="00AF2279" w:rsidP="0032357B">
      <w:pPr>
        <w:spacing w:after="0"/>
        <w:jc w:val="both"/>
        <w:rPr>
          <w:sz w:val="16"/>
          <w:szCs w:val="16"/>
        </w:rPr>
      </w:pPr>
    </w:p>
    <w:p w14:paraId="3B568E3D" w14:textId="77777777" w:rsidR="00AF2279" w:rsidRDefault="00AF2279" w:rsidP="0032357B">
      <w:pPr>
        <w:spacing w:after="0"/>
        <w:jc w:val="both"/>
        <w:rPr>
          <w:sz w:val="16"/>
          <w:szCs w:val="16"/>
        </w:rPr>
      </w:pPr>
    </w:p>
    <w:p w14:paraId="24B7BF1D" w14:textId="77777777" w:rsidR="00AF2279" w:rsidRDefault="00AF2279" w:rsidP="0032357B">
      <w:pPr>
        <w:spacing w:after="0"/>
        <w:jc w:val="both"/>
        <w:rPr>
          <w:sz w:val="16"/>
          <w:szCs w:val="16"/>
        </w:rPr>
      </w:pPr>
    </w:p>
    <w:p w14:paraId="7A1457CC" w14:textId="7E699DF2" w:rsidR="00AF2279" w:rsidRDefault="00AF2279" w:rsidP="0032357B">
      <w:pPr>
        <w:spacing w:after="0"/>
        <w:jc w:val="both"/>
        <w:rPr>
          <w:sz w:val="16"/>
          <w:szCs w:val="16"/>
        </w:rPr>
      </w:pPr>
    </w:p>
    <w:p w14:paraId="395BE158" w14:textId="77777777" w:rsidR="00AF2279" w:rsidRDefault="00AF2279" w:rsidP="0032357B">
      <w:pPr>
        <w:spacing w:after="0"/>
        <w:jc w:val="both"/>
        <w:rPr>
          <w:sz w:val="16"/>
          <w:szCs w:val="16"/>
        </w:rPr>
      </w:pPr>
    </w:p>
    <w:p w14:paraId="0D129211" w14:textId="77777777" w:rsidR="00AF2279" w:rsidRDefault="00AF2279" w:rsidP="0032357B">
      <w:pPr>
        <w:spacing w:after="0"/>
        <w:jc w:val="both"/>
        <w:rPr>
          <w:sz w:val="16"/>
          <w:szCs w:val="16"/>
        </w:rPr>
      </w:pPr>
    </w:p>
    <w:p w14:paraId="1A17E0F7" w14:textId="141A5A72" w:rsidR="00AF2279" w:rsidRDefault="00AF2279" w:rsidP="0032357B">
      <w:pPr>
        <w:spacing w:after="0"/>
        <w:jc w:val="both"/>
        <w:rPr>
          <w:sz w:val="16"/>
          <w:szCs w:val="16"/>
        </w:rPr>
      </w:pPr>
    </w:p>
    <w:p w14:paraId="1A675E30" w14:textId="77777777" w:rsidR="00AF2279" w:rsidRDefault="00AF2279" w:rsidP="0032357B">
      <w:pPr>
        <w:spacing w:after="0"/>
        <w:jc w:val="both"/>
        <w:rPr>
          <w:sz w:val="16"/>
          <w:szCs w:val="16"/>
        </w:rPr>
      </w:pPr>
    </w:p>
    <w:p w14:paraId="13FB773C" w14:textId="77777777" w:rsidR="00AF2279" w:rsidRDefault="00AF2279" w:rsidP="0032357B">
      <w:pPr>
        <w:spacing w:after="0"/>
        <w:jc w:val="both"/>
        <w:rPr>
          <w:sz w:val="16"/>
          <w:szCs w:val="16"/>
        </w:rPr>
      </w:pPr>
    </w:p>
    <w:p w14:paraId="497BD742" w14:textId="77777777" w:rsidR="00AF2279" w:rsidRDefault="00AF2279" w:rsidP="0032357B">
      <w:pPr>
        <w:spacing w:after="0"/>
        <w:jc w:val="both"/>
        <w:rPr>
          <w:sz w:val="16"/>
          <w:szCs w:val="16"/>
        </w:rPr>
      </w:pPr>
    </w:p>
    <w:p w14:paraId="5BF215E8" w14:textId="36C2F456" w:rsidR="00AF2279" w:rsidRDefault="00AF2279" w:rsidP="0032357B">
      <w:pPr>
        <w:spacing w:after="0"/>
        <w:jc w:val="both"/>
        <w:rPr>
          <w:sz w:val="16"/>
          <w:szCs w:val="16"/>
        </w:rPr>
      </w:pPr>
    </w:p>
    <w:p w14:paraId="23E6889B" w14:textId="77777777" w:rsidR="00AF2279" w:rsidRDefault="00AF2279" w:rsidP="0032357B">
      <w:pPr>
        <w:spacing w:after="0"/>
        <w:jc w:val="both"/>
        <w:rPr>
          <w:sz w:val="16"/>
          <w:szCs w:val="16"/>
        </w:rPr>
      </w:pPr>
    </w:p>
    <w:p w14:paraId="2A38AA61" w14:textId="57DB7F57" w:rsidR="00AF2279" w:rsidRDefault="00AF2279" w:rsidP="0032357B">
      <w:pPr>
        <w:spacing w:after="0"/>
        <w:jc w:val="both"/>
        <w:rPr>
          <w:sz w:val="16"/>
          <w:szCs w:val="16"/>
        </w:rPr>
      </w:pPr>
    </w:p>
    <w:p w14:paraId="52DD2E2B" w14:textId="77777777" w:rsidR="00AF2279" w:rsidRDefault="00AF2279" w:rsidP="0032357B">
      <w:pPr>
        <w:spacing w:after="0"/>
        <w:jc w:val="both"/>
        <w:rPr>
          <w:sz w:val="16"/>
          <w:szCs w:val="16"/>
        </w:rPr>
      </w:pPr>
    </w:p>
    <w:p w14:paraId="794F6FA4" w14:textId="4E71C13E" w:rsidR="00AF2279" w:rsidRDefault="00AF2279" w:rsidP="0032357B">
      <w:pPr>
        <w:spacing w:after="0"/>
        <w:jc w:val="both"/>
        <w:rPr>
          <w:sz w:val="16"/>
          <w:szCs w:val="16"/>
        </w:rPr>
      </w:pPr>
    </w:p>
    <w:p w14:paraId="411C9698" w14:textId="77777777" w:rsidR="00AF2279" w:rsidRDefault="00AF2279" w:rsidP="0032357B">
      <w:pPr>
        <w:spacing w:after="0"/>
        <w:jc w:val="both"/>
        <w:rPr>
          <w:sz w:val="16"/>
          <w:szCs w:val="16"/>
        </w:rPr>
      </w:pPr>
    </w:p>
    <w:p w14:paraId="632DAA1B" w14:textId="042255C3" w:rsidR="00AF2279" w:rsidRDefault="00AF2279" w:rsidP="0032357B">
      <w:pPr>
        <w:spacing w:after="0"/>
        <w:jc w:val="both"/>
        <w:rPr>
          <w:sz w:val="16"/>
          <w:szCs w:val="16"/>
        </w:rPr>
      </w:pPr>
    </w:p>
    <w:p w14:paraId="5F1357E3" w14:textId="77777777" w:rsidR="00AF2279" w:rsidRDefault="00AF2279" w:rsidP="0032357B">
      <w:pPr>
        <w:spacing w:after="0"/>
        <w:jc w:val="both"/>
        <w:rPr>
          <w:sz w:val="16"/>
          <w:szCs w:val="16"/>
        </w:rPr>
      </w:pPr>
    </w:p>
    <w:p w14:paraId="46A89511" w14:textId="77777777" w:rsidR="00AF2279" w:rsidRDefault="00AF2279" w:rsidP="0032357B">
      <w:pPr>
        <w:spacing w:after="0"/>
        <w:jc w:val="both"/>
        <w:rPr>
          <w:sz w:val="16"/>
          <w:szCs w:val="16"/>
        </w:rPr>
      </w:pPr>
    </w:p>
    <w:p w14:paraId="56523D2A" w14:textId="34D03258" w:rsidR="00AF2279" w:rsidRDefault="00AF2279" w:rsidP="0032357B">
      <w:pPr>
        <w:spacing w:after="0"/>
        <w:jc w:val="both"/>
        <w:rPr>
          <w:sz w:val="16"/>
          <w:szCs w:val="16"/>
        </w:rPr>
      </w:pPr>
    </w:p>
    <w:p w14:paraId="4A9675D0" w14:textId="77777777" w:rsidR="00AF2279" w:rsidRDefault="00AF2279" w:rsidP="0032357B">
      <w:pPr>
        <w:spacing w:after="0"/>
        <w:jc w:val="both"/>
        <w:rPr>
          <w:sz w:val="16"/>
          <w:szCs w:val="16"/>
        </w:rPr>
      </w:pPr>
    </w:p>
    <w:p w14:paraId="71DF54A6" w14:textId="77777777" w:rsidR="00AF2279" w:rsidRDefault="00AF2279" w:rsidP="0032357B">
      <w:pPr>
        <w:spacing w:after="0"/>
        <w:jc w:val="both"/>
        <w:rPr>
          <w:sz w:val="16"/>
          <w:szCs w:val="16"/>
        </w:rPr>
      </w:pPr>
    </w:p>
    <w:p w14:paraId="0A3DDB0C" w14:textId="77777777" w:rsidR="00AF2279" w:rsidRDefault="00AF2279" w:rsidP="0032357B">
      <w:pPr>
        <w:spacing w:after="0"/>
        <w:jc w:val="both"/>
        <w:rPr>
          <w:sz w:val="16"/>
          <w:szCs w:val="16"/>
        </w:rPr>
      </w:pPr>
    </w:p>
    <w:p w14:paraId="30379D2A" w14:textId="11BC2519" w:rsidR="00AF2279" w:rsidRDefault="00AF2279" w:rsidP="0032357B">
      <w:pPr>
        <w:spacing w:after="0"/>
        <w:jc w:val="both"/>
        <w:rPr>
          <w:sz w:val="16"/>
          <w:szCs w:val="16"/>
        </w:rPr>
      </w:pPr>
    </w:p>
    <w:p w14:paraId="56AEB6E7" w14:textId="229DD7FB" w:rsidR="00AF2279" w:rsidRDefault="00AF2279" w:rsidP="0032357B">
      <w:pPr>
        <w:spacing w:after="0"/>
        <w:jc w:val="both"/>
        <w:rPr>
          <w:sz w:val="16"/>
          <w:szCs w:val="16"/>
        </w:rPr>
      </w:pPr>
    </w:p>
    <w:p w14:paraId="5CF34144" w14:textId="2A557620" w:rsidR="00AF2279" w:rsidRDefault="00AF2279" w:rsidP="0032357B">
      <w:pPr>
        <w:spacing w:after="0"/>
        <w:jc w:val="both"/>
        <w:rPr>
          <w:sz w:val="16"/>
          <w:szCs w:val="16"/>
        </w:rPr>
      </w:pPr>
    </w:p>
    <w:p w14:paraId="735E1E78" w14:textId="3599E47C" w:rsidR="00AF2279" w:rsidRDefault="00AF2279" w:rsidP="0032357B">
      <w:pPr>
        <w:spacing w:after="0"/>
        <w:jc w:val="both"/>
        <w:rPr>
          <w:sz w:val="16"/>
          <w:szCs w:val="16"/>
        </w:rPr>
      </w:pPr>
    </w:p>
    <w:p w14:paraId="010DA89F" w14:textId="601A0904" w:rsidR="00AF2279" w:rsidRDefault="00AF2279" w:rsidP="0032357B">
      <w:pPr>
        <w:spacing w:after="0"/>
        <w:jc w:val="both"/>
        <w:rPr>
          <w:sz w:val="16"/>
          <w:szCs w:val="16"/>
        </w:rPr>
      </w:pPr>
    </w:p>
    <w:p w14:paraId="21F2822F" w14:textId="562B998A" w:rsidR="00AF2279" w:rsidRDefault="00AF2279" w:rsidP="0032357B">
      <w:pPr>
        <w:spacing w:after="0"/>
        <w:jc w:val="both"/>
        <w:rPr>
          <w:sz w:val="16"/>
          <w:szCs w:val="16"/>
        </w:rPr>
      </w:pPr>
    </w:p>
    <w:p w14:paraId="10DC5632" w14:textId="0A18B134" w:rsidR="00AF2279" w:rsidRDefault="00C069A8" w:rsidP="0032357B">
      <w:pPr>
        <w:spacing w:after="0"/>
        <w:jc w:val="both"/>
        <w:rPr>
          <w:sz w:val="16"/>
          <w:szCs w:val="16"/>
        </w:rPr>
      </w:pPr>
      <w:r>
        <w:rPr>
          <w:noProof/>
          <w:sz w:val="16"/>
          <w:szCs w:val="16"/>
        </w:rPr>
        <w:drawing>
          <wp:anchor distT="0" distB="0" distL="114300" distR="114300" simplePos="0" relativeHeight="251661312" behindDoc="0" locked="0" layoutInCell="1" allowOverlap="1" wp14:anchorId="5A7E552E" wp14:editId="7052CF8F">
            <wp:simplePos x="0" y="0"/>
            <wp:positionH relativeFrom="margin">
              <wp:align>left</wp:align>
            </wp:positionH>
            <wp:positionV relativeFrom="paragraph">
              <wp:posOffset>60326</wp:posOffset>
            </wp:positionV>
            <wp:extent cx="5107940" cy="4018748"/>
            <wp:effectExtent l="0" t="0" r="0" b="1270"/>
            <wp:wrapNone/>
            <wp:docPr id="198075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5590" name="Picture 1980755590"/>
                    <pic:cNvPicPr/>
                  </pic:nvPicPr>
                  <pic:blipFill rotWithShape="1">
                    <a:blip r:embed="rId11">
                      <a:extLst>
                        <a:ext uri="{28A0092B-C50C-407E-A947-70E740481C1C}">
                          <a14:useLocalDpi xmlns:a14="http://schemas.microsoft.com/office/drawing/2010/main" val="0"/>
                        </a:ext>
                      </a:extLst>
                    </a:blip>
                    <a:srcRect l="4384" t="3507" r="1719" b="3926"/>
                    <a:stretch>
                      <a:fillRect/>
                    </a:stretch>
                  </pic:blipFill>
                  <pic:spPr bwMode="auto">
                    <a:xfrm>
                      <a:off x="0" y="0"/>
                      <a:ext cx="5107940" cy="40187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DFB103" w14:textId="09D68943" w:rsidR="00AF2279" w:rsidRDefault="00AF2279" w:rsidP="0032357B">
      <w:pPr>
        <w:spacing w:after="0"/>
        <w:jc w:val="both"/>
        <w:rPr>
          <w:sz w:val="16"/>
          <w:szCs w:val="16"/>
        </w:rPr>
      </w:pPr>
    </w:p>
    <w:p w14:paraId="21B9D4E7" w14:textId="5419BB80" w:rsidR="00AF2279" w:rsidRDefault="00AF2279" w:rsidP="0032357B">
      <w:pPr>
        <w:spacing w:after="0"/>
        <w:jc w:val="both"/>
        <w:rPr>
          <w:sz w:val="16"/>
          <w:szCs w:val="16"/>
        </w:rPr>
      </w:pPr>
    </w:p>
    <w:p w14:paraId="5B5602FF" w14:textId="69297C98" w:rsidR="00AF2279" w:rsidRDefault="00AF2279" w:rsidP="0032357B">
      <w:pPr>
        <w:spacing w:after="0"/>
        <w:jc w:val="both"/>
        <w:rPr>
          <w:sz w:val="16"/>
          <w:szCs w:val="16"/>
        </w:rPr>
      </w:pPr>
    </w:p>
    <w:p w14:paraId="49464B5E" w14:textId="660A6A71" w:rsidR="00AF2279" w:rsidRDefault="00AF2279" w:rsidP="0032357B">
      <w:pPr>
        <w:spacing w:after="0"/>
        <w:jc w:val="both"/>
        <w:rPr>
          <w:sz w:val="16"/>
          <w:szCs w:val="16"/>
        </w:rPr>
      </w:pPr>
    </w:p>
    <w:p w14:paraId="53B54C39" w14:textId="67BA09A0" w:rsidR="00AF2279" w:rsidRDefault="00AF2279" w:rsidP="0032357B">
      <w:pPr>
        <w:spacing w:after="0"/>
        <w:jc w:val="both"/>
        <w:rPr>
          <w:sz w:val="16"/>
          <w:szCs w:val="16"/>
        </w:rPr>
      </w:pPr>
    </w:p>
    <w:p w14:paraId="65E044C5" w14:textId="41424E29" w:rsidR="00AF2279" w:rsidRDefault="00AF2279" w:rsidP="0032357B">
      <w:pPr>
        <w:spacing w:after="0"/>
        <w:jc w:val="both"/>
        <w:rPr>
          <w:sz w:val="16"/>
          <w:szCs w:val="16"/>
        </w:rPr>
      </w:pPr>
    </w:p>
    <w:p w14:paraId="12092A3F" w14:textId="415A9C01" w:rsidR="00AF2279" w:rsidRDefault="00AF2279" w:rsidP="0032357B">
      <w:pPr>
        <w:spacing w:after="0"/>
        <w:jc w:val="both"/>
        <w:rPr>
          <w:sz w:val="16"/>
          <w:szCs w:val="16"/>
        </w:rPr>
      </w:pPr>
    </w:p>
    <w:p w14:paraId="7E2D9567" w14:textId="3D8ED656" w:rsidR="00AF2279" w:rsidRDefault="00AF2279" w:rsidP="0032357B">
      <w:pPr>
        <w:spacing w:after="0"/>
        <w:jc w:val="both"/>
        <w:rPr>
          <w:sz w:val="16"/>
          <w:szCs w:val="16"/>
        </w:rPr>
      </w:pPr>
    </w:p>
    <w:p w14:paraId="10567A2B" w14:textId="373B4C9F" w:rsidR="00AF2279" w:rsidRDefault="00AF2279" w:rsidP="0032357B">
      <w:pPr>
        <w:spacing w:after="0"/>
        <w:jc w:val="both"/>
        <w:rPr>
          <w:sz w:val="16"/>
          <w:szCs w:val="16"/>
        </w:rPr>
      </w:pPr>
    </w:p>
    <w:p w14:paraId="7AB1694B" w14:textId="573A3B1D" w:rsidR="00AF2279" w:rsidRDefault="00AF2279" w:rsidP="0032357B">
      <w:pPr>
        <w:spacing w:after="0"/>
        <w:jc w:val="both"/>
        <w:rPr>
          <w:sz w:val="16"/>
          <w:szCs w:val="16"/>
        </w:rPr>
      </w:pPr>
    </w:p>
    <w:p w14:paraId="327D0AF1" w14:textId="47B0854C" w:rsidR="00AF2279" w:rsidRDefault="00AF2279" w:rsidP="0032357B">
      <w:pPr>
        <w:spacing w:after="0"/>
        <w:jc w:val="both"/>
        <w:rPr>
          <w:sz w:val="16"/>
          <w:szCs w:val="16"/>
        </w:rPr>
      </w:pPr>
    </w:p>
    <w:p w14:paraId="2A7AA160" w14:textId="48C0A6B6" w:rsidR="00AF2279" w:rsidRDefault="00AF2279" w:rsidP="0032357B">
      <w:pPr>
        <w:spacing w:after="0"/>
        <w:jc w:val="both"/>
        <w:rPr>
          <w:sz w:val="16"/>
          <w:szCs w:val="16"/>
        </w:rPr>
      </w:pPr>
    </w:p>
    <w:p w14:paraId="00629270" w14:textId="77777777" w:rsidR="00AF2279" w:rsidRDefault="00AF2279" w:rsidP="0032357B">
      <w:pPr>
        <w:spacing w:after="0"/>
        <w:jc w:val="both"/>
        <w:rPr>
          <w:sz w:val="16"/>
          <w:szCs w:val="16"/>
        </w:rPr>
      </w:pPr>
    </w:p>
    <w:p w14:paraId="5CD32F7F" w14:textId="45847D66" w:rsidR="00AF2279" w:rsidRDefault="00AF2279" w:rsidP="0032357B">
      <w:pPr>
        <w:spacing w:after="0"/>
        <w:jc w:val="both"/>
        <w:rPr>
          <w:noProof/>
          <w:sz w:val="16"/>
          <w:szCs w:val="16"/>
        </w:rPr>
      </w:pPr>
    </w:p>
    <w:p w14:paraId="66045DC3" w14:textId="662AF9CE" w:rsidR="00821046" w:rsidRDefault="00AF2279" w:rsidP="00AF2279">
      <w:pPr>
        <w:spacing w:after="0"/>
        <w:jc w:val="both"/>
        <w:rPr>
          <w:noProof/>
          <w:sz w:val="16"/>
          <w:szCs w:val="16"/>
        </w:rPr>
      </w:pPr>
      <w:r>
        <w:rPr>
          <w:sz w:val="16"/>
          <w:szCs w:val="16"/>
        </w:rPr>
        <w:tab/>
      </w:r>
    </w:p>
    <w:p w14:paraId="6E2B88A1" w14:textId="77777777" w:rsidR="00821046" w:rsidRDefault="00821046" w:rsidP="0032357B">
      <w:pPr>
        <w:spacing w:after="0"/>
        <w:jc w:val="both"/>
        <w:rPr>
          <w:sz w:val="16"/>
          <w:szCs w:val="16"/>
        </w:rPr>
      </w:pPr>
    </w:p>
    <w:p w14:paraId="13EBB7A4" w14:textId="77777777" w:rsidR="00821046" w:rsidRDefault="00821046" w:rsidP="0032357B">
      <w:pPr>
        <w:spacing w:after="0"/>
        <w:jc w:val="both"/>
        <w:rPr>
          <w:sz w:val="16"/>
          <w:szCs w:val="16"/>
        </w:rPr>
      </w:pPr>
    </w:p>
    <w:p w14:paraId="3708D9F4" w14:textId="49C15878" w:rsidR="00821046" w:rsidRDefault="00821046" w:rsidP="0032357B">
      <w:pPr>
        <w:spacing w:after="0"/>
        <w:jc w:val="both"/>
        <w:rPr>
          <w:sz w:val="16"/>
          <w:szCs w:val="16"/>
        </w:rPr>
      </w:pPr>
    </w:p>
    <w:p w14:paraId="73B1A8FD" w14:textId="77777777" w:rsidR="00821046" w:rsidRDefault="00821046" w:rsidP="0032357B">
      <w:pPr>
        <w:spacing w:after="0"/>
        <w:jc w:val="both"/>
        <w:rPr>
          <w:sz w:val="16"/>
          <w:szCs w:val="16"/>
        </w:rPr>
      </w:pPr>
    </w:p>
    <w:p w14:paraId="5E7E6625" w14:textId="42B3C319" w:rsidR="00821046" w:rsidRDefault="00821046" w:rsidP="0032357B">
      <w:pPr>
        <w:spacing w:after="0"/>
        <w:jc w:val="both"/>
        <w:rPr>
          <w:sz w:val="16"/>
          <w:szCs w:val="16"/>
        </w:rPr>
      </w:pPr>
    </w:p>
    <w:p w14:paraId="30DDF0F9" w14:textId="77777777" w:rsidR="004C3A53" w:rsidRDefault="004C3A53" w:rsidP="0032357B">
      <w:pPr>
        <w:spacing w:after="0"/>
        <w:jc w:val="both"/>
        <w:rPr>
          <w:sz w:val="16"/>
          <w:szCs w:val="16"/>
        </w:rPr>
      </w:pPr>
    </w:p>
    <w:p w14:paraId="337E0FA2" w14:textId="77777777" w:rsidR="004C3A53" w:rsidRDefault="004C3A53" w:rsidP="0032357B">
      <w:pPr>
        <w:spacing w:after="0"/>
        <w:jc w:val="both"/>
        <w:rPr>
          <w:sz w:val="16"/>
          <w:szCs w:val="16"/>
        </w:rPr>
      </w:pPr>
    </w:p>
    <w:p w14:paraId="27969FD3" w14:textId="2FDD4A18" w:rsidR="004C3A53" w:rsidRDefault="004C3A53" w:rsidP="0032357B">
      <w:pPr>
        <w:spacing w:after="0"/>
        <w:jc w:val="both"/>
        <w:rPr>
          <w:sz w:val="16"/>
          <w:szCs w:val="16"/>
        </w:rPr>
      </w:pPr>
    </w:p>
    <w:p w14:paraId="798FD28D" w14:textId="1DA9EE1A" w:rsidR="004C3A53" w:rsidRDefault="004C3A53" w:rsidP="0032357B">
      <w:pPr>
        <w:spacing w:after="0"/>
        <w:jc w:val="both"/>
        <w:rPr>
          <w:sz w:val="16"/>
          <w:szCs w:val="16"/>
        </w:rPr>
      </w:pPr>
    </w:p>
    <w:p w14:paraId="551449B5" w14:textId="18BFDD6A" w:rsidR="004C3A53" w:rsidRDefault="004C3A53" w:rsidP="0032357B">
      <w:pPr>
        <w:spacing w:after="0"/>
        <w:jc w:val="both"/>
        <w:rPr>
          <w:sz w:val="16"/>
          <w:szCs w:val="16"/>
        </w:rPr>
      </w:pPr>
    </w:p>
    <w:p w14:paraId="253AC15A" w14:textId="77777777" w:rsidR="004C3A53" w:rsidRDefault="004C3A53" w:rsidP="0032357B">
      <w:pPr>
        <w:spacing w:after="0"/>
        <w:jc w:val="both"/>
        <w:rPr>
          <w:sz w:val="16"/>
          <w:szCs w:val="16"/>
        </w:rPr>
      </w:pPr>
    </w:p>
    <w:p w14:paraId="718080B7" w14:textId="77777777" w:rsidR="004C3A53" w:rsidRDefault="004C3A53" w:rsidP="0032357B">
      <w:pPr>
        <w:spacing w:after="0"/>
        <w:jc w:val="both"/>
        <w:rPr>
          <w:sz w:val="16"/>
          <w:szCs w:val="16"/>
        </w:rPr>
      </w:pPr>
    </w:p>
    <w:p w14:paraId="3D1810B7" w14:textId="77777777" w:rsidR="00AF2279" w:rsidRDefault="00AF2279" w:rsidP="0032357B">
      <w:pPr>
        <w:spacing w:after="0"/>
        <w:jc w:val="both"/>
        <w:rPr>
          <w:sz w:val="16"/>
          <w:szCs w:val="16"/>
        </w:rPr>
      </w:pPr>
    </w:p>
    <w:p w14:paraId="2062A77D" w14:textId="77777777" w:rsidR="00AF2279" w:rsidRDefault="00AF2279" w:rsidP="0032357B">
      <w:pPr>
        <w:spacing w:after="0"/>
        <w:jc w:val="both"/>
        <w:rPr>
          <w:sz w:val="16"/>
          <w:szCs w:val="16"/>
        </w:rPr>
      </w:pPr>
    </w:p>
    <w:p w14:paraId="7C014762" w14:textId="77777777" w:rsidR="00AF2279" w:rsidRDefault="00AF2279" w:rsidP="0032357B">
      <w:pPr>
        <w:spacing w:after="0"/>
        <w:jc w:val="both"/>
        <w:rPr>
          <w:sz w:val="16"/>
          <w:szCs w:val="16"/>
        </w:rPr>
      </w:pPr>
    </w:p>
    <w:p w14:paraId="56E52B10" w14:textId="77777777" w:rsidR="00AF2279" w:rsidRDefault="00AF2279" w:rsidP="0032357B">
      <w:pPr>
        <w:spacing w:after="0"/>
        <w:jc w:val="both"/>
        <w:rPr>
          <w:sz w:val="16"/>
          <w:szCs w:val="16"/>
        </w:rPr>
      </w:pPr>
    </w:p>
    <w:p w14:paraId="34A3083A" w14:textId="27BD6080" w:rsidR="00AF2279" w:rsidRDefault="0043798E" w:rsidP="0032357B">
      <w:pPr>
        <w:spacing w:after="0"/>
        <w:jc w:val="both"/>
        <w:rPr>
          <w:sz w:val="16"/>
          <w:szCs w:val="16"/>
        </w:rPr>
      </w:pPr>
      <w:r>
        <w:rPr>
          <w:noProof/>
        </w:rPr>
        <mc:AlternateContent>
          <mc:Choice Requires="wps">
            <w:drawing>
              <wp:anchor distT="0" distB="0" distL="114300" distR="114300" simplePos="0" relativeHeight="251664384" behindDoc="0" locked="0" layoutInCell="1" allowOverlap="1" wp14:anchorId="5414D8A1" wp14:editId="6862FCE6">
                <wp:simplePos x="0" y="0"/>
                <wp:positionH relativeFrom="margin">
                  <wp:posOffset>0</wp:posOffset>
                </wp:positionH>
                <wp:positionV relativeFrom="paragraph">
                  <wp:posOffset>37465</wp:posOffset>
                </wp:positionV>
                <wp:extent cx="5137554" cy="253706"/>
                <wp:effectExtent l="0" t="0" r="6350" b="0"/>
                <wp:wrapNone/>
                <wp:docPr id="3281192" name="Text Box 1"/>
                <wp:cNvGraphicFramePr/>
                <a:graphic xmlns:a="http://schemas.openxmlformats.org/drawingml/2006/main">
                  <a:graphicData uri="http://schemas.microsoft.com/office/word/2010/wordprocessingShape">
                    <wps:wsp>
                      <wps:cNvSpPr txBox="1"/>
                      <wps:spPr>
                        <a:xfrm>
                          <a:off x="0" y="0"/>
                          <a:ext cx="5137554" cy="253706"/>
                        </a:xfrm>
                        <a:prstGeom prst="rect">
                          <a:avLst/>
                        </a:prstGeom>
                        <a:solidFill>
                          <a:prstClr val="white"/>
                        </a:solidFill>
                        <a:ln>
                          <a:noFill/>
                        </a:ln>
                      </wps:spPr>
                      <wps:txbx>
                        <w:txbxContent>
                          <w:p w14:paraId="5BD46BC0" w14:textId="7BCFC60D" w:rsidR="00AF2279" w:rsidRPr="00AF2279" w:rsidRDefault="00AF2279" w:rsidP="0043798E">
                            <w:pPr>
                              <w:pStyle w:val="Caption"/>
                              <w:jc w:val="both"/>
                              <w:rPr>
                                <w:i w:val="0"/>
                                <w:iCs w:val="0"/>
                                <w:noProof/>
                                <w:color w:val="auto"/>
                                <w:sz w:val="12"/>
                                <w:szCs w:val="12"/>
                              </w:rPr>
                            </w:pPr>
                            <w:r w:rsidRPr="00AF2279">
                              <w:rPr>
                                <w:i w:val="0"/>
                                <w:iCs w:val="0"/>
                                <w:color w:val="auto"/>
                                <w:sz w:val="12"/>
                                <w:szCs w:val="12"/>
                              </w:rPr>
                              <w:t xml:space="preserve">Figure </w:t>
                            </w:r>
                            <w:r w:rsidR="00C069A8">
                              <w:rPr>
                                <w:i w:val="0"/>
                                <w:iCs w:val="0"/>
                                <w:color w:val="auto"/>
                                <w:sz w:val="12"/>
                                <w:szCs w:val="12"/>
                              </w:rPr>
                              <w:t>S</w:t>
                            </w:r>
                            <w:r w:rsidRPr="00AF2279">
                              <w:rPr>
                                <w:i w:val="0"/>
                                <w:iCs w:val="0"/>
                                <w:color w:val="auto"/>
                                <w:sz w:val="12"/>
                                <w:szCs w:val="12"/>
                              </w:rPr>
                              <w:fldChar w:fldCharType="begin"/>
                            </w:r>
                            <w:r w:rsidRPr="00AF2279">
                              <w:rPr>
                                <w:i w:val="0"/>
                                <w:iCs w:val="0"/>
                                <w:color w:val="auto"/>
                                <w:sz w:val="12"/>
                                <w:szCs w:val="12"/>
                              </w:rPr>
                              <w:instrText xml:space="preserve"> SEQ Figure \* ARABIC </w:instrText>
                            </w:r>
                            <w:r w:rsidRPr="00AF2279">
                              <w:rPr>
                                <w:i w:val="0"/>
                                <w:iCs w:val="0"/>
                                <w:color w:val="auto"/>
                                <w:sz w:val="12"/>
                                <w:szCs w:val="12"/>
                              </w:rPr>
                              <w:fldChar w:fldCharType="separate"/>
                            </w:r>
                            <w:r w:rsidR="00B372CB">
                              <w:rPr>
                                <w:i w:val="0"/>
                                <w:iCs w:val="0"/>
                                <w:noProof/>
                                <w:color w:val="auto"/>
                                <w:sz w:val="12"/>
                                <w:szCs w:val="12"/>
                              </w:rPr>
                              <w:t>2</w:t>
                            </w:r>
                            <w:r w:rsidRPr="00AF2279">
                              <w:rPr>
                                <w:i w:val="0"/>
                                <w:iCs w:val="0"/>
                                <w:color w:val="auto"/>
                                <w:sz w:val="12"/>
                                <w:szCs w:val="12"/>
                              </w:rPr>
                              <w:fldChar w:fldCharType="end"/>
                            </w:r>
                            <w:r w:rsidRPr="00AF2279">
                              <w:rPr>
                                <w:i w:val="0"/>
                                <w:iCs w:val="0"/>
                                <w:color w:val="auto"/>
                                <w:sz w:val="12"/>
                                <w:szCs w:val="12"/>
                              </w:rPr>
                              <w:t>: Residue-wise linear B-cell epitope prediction profiles for EBV proteins analyzed using BepiPred-2.0 (BZLF1 and gp42) and the Kolaskar–Tongaonkar antigenicity method (remaining proteins). Yellow regions indicate residues exceeding method-specific antigenicity thresholds, while green regions represent sub-threshold scores.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14D8A1" id="_x0000_t202" coordsize="21600,21600" o:spt="202" path="m,l,21600r21600,l21600,xe">
                <v:stroke joinstyle="miter"/>
                <v:path gradientshapeok="t" o:connecttype="rect"/>
              </v:shapetype>
              <v:shape id="Text Box 1" o:spid="_x0000_s1026" type="#_x0000_t202" style="position:absolute;left:0;text-align:left;margin-left:0;margin-top:2.95pt;width:404.55pt;height:20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" stroked="f">
                <v:textbox inset="0,0,0,0">
                  <w:txbxContent>
                    <w:p w14:paraId="5BD46BC0" w14:textId="7BCFC60D" w:rsidR="00AF2279" w:rsidRPr="00AF2279" w:rsidRDefault="00AF2279" w:rsidP="0043798E">
                      <w:pPr>
                        <w:pStyle w:val="Caption"/>
                        <w:jc w:val="both"/>
                        <w:rPr>
                          <w:i w:val="0"/>
                          <w:iCs w:val="0"/>
                          <w:noProof/>
                          <w:color w:val="auto"/>
                          <w:sz w:val="12"/>
                          <w:szCs w:val="12"/>
                        </w:rPr>
                      </w:pPr>
                      <w:r w:rsidRPr="00AF2279">
                        <w:rPr>
                          <w:i w:val="0"/>
                          <w:iCs w:val="0"/>
                          <w:color w:val="auto"/>
                          <w:sz w:val="12"/>
                          <w:szCs w:val="12"/>
                        </w:rPr>
                        <w:t xml:space="preserve">Figure </w:t>
                      </w:r>
                      <w:r w:rsidR="00C069A8">
                        <w:rPr>
                          <w:i w:val="0"/>
                          <w:iCs w:val="0"/>
                          <w:color w:val="auto"/>
                          <w:sz w:val="12"/>
                          <w:szCs w:val="12"/>
                        </w:rPr>
                        <w:t>S</w:t>
                      </w:r>
                      <w:r w:rsidRPr="00AF2279">
                        <w:rPr>
                          <w:i w:val="0"/>
                          <w:iCs w:val="0"/>
                          <w:color w:val="auto"/>
                          <w:sz w:val="12"/>
                          <w:szCs w:val="12"/>
                        </w:rPr>
                        <w:fldChar w:fldCharType="begin"/>
                      </w:r>
                      <w:r w:rsidRPr="00AF2279">
                        <w:rPr>
                          <w:i w:val="0"/>
                          <w:iCs w:val="0"/>
                          <w:color w:val="auto"/>
                          <w:sz w:val="12"/>
                          <w:szCs w:val="12"/>
                        </w:rPr>
                        <w:instrText xml:space="preserve"> SEQ Figure \* ARABIC </w:instrText>
                      </w:r>
                      <w:r w:rsidRPr="00AF2279">
                        <w:rPr>
                          <w:i w:val="0"/>
                          <w:iCs w:val="0"/>
                          <w:color w:val="auto"/>
                          <w:sz w:val="12"/>
                          <w:szCs w:val="12"/>
                        </w:rPr>
                        <w:fldChar w:fldCharType="separate"/>
                      </w:r>
                      <w:r w:rsidR="00B372CB">
                        <w:rPr>
                          <w:i w:val="0"/>
                          <w:iCs w:val="0"/>
                          <w:noProof/>
                          <w:color w:val="auto"/>
                          <w:sz w:val="12"/>
                          <w:szCs w:val="12"/>
                        </w:rPr>
                        <w:t>2</w:t>
                      </w:r>
                      <w:r w:rsidRPr="00AF2279">
                        <w:rPr>
                          <w:i w:val="0"/>
                          <w:iCs w:val="0"/>
                          <w:color w:val="auto"/>
                          <w:sz w:val="12"/>
                          <w:szCs w:val="12"/>
                        </w:rPr>
                        <w:fldChar w:fldCharType="end"/>
                      </w:r>
                      <w:r w:rsidRPr="00AF2279">
                        <w:rPr>
                          <w:i w:val="0"/>
                          <w:iCs w:val="0"/>
                          <w:color w:val="auto"/>
                          <w:sz w:val="12"/>
                          <w:szCs w:val="12"/>
                        </w:rPr>
                        <w:t>: Residue-wise linear B-cell epitope prediction profiles for EBV proteins analyzed using BepiPred-2.0 (BZLF1 and gp42) and the Kolaskar–Tongaonkar antigenicity method (remaining proteins). Yellow regions indicate residues exceeding method-specific antigenicity thresholds, while green regions represent sub-threshold scores.</w:t>
                      </w:r>
                    </w:p>
                  </w:txbxContent>
                </v:textbox>
                <w10:wrap anchorx="margin"/>
              </v:shape>
            </w:pict>
          </mc:Fallback>
        </mc:AlternateContent>
      </w:r>
    </w:p>
    <w:p w14:paraId="4B379F89" w14:textId="77777777" w:rsidR="00AF2279" w:rsidRDefault="00AF2279" w:rsidP="0032357B">
      <w:pPr>
        <w:spacing w:after="0"/>
        <w:jc w:val="both"/>
        <w:rPr>
          <w:sz w:val="16"/>
          <w:szCs w:val="16"/>
        </w:rPr>
      </w:pPr>
    </w:p>
    <w:p w14:paraId="2A5D4A7C" w14:textId="77777777" w:rsidR="00AF2279" w:rsidRDefault="00AF2279" w:rsidP="0032357B">
      <w:pPr>
        <w:spacing w:after="0"/>
        <w:jc w:val="both"/>
        <w:rPr>
          <w:sz w:val="16"/>
          <w:szCs w:val="16"/>
        </w:rPr>
      </w:pPr>
    </w:p>
    <w:p w14:paraId="7581CC28" w14:textId="77777777" w:rsidR="00AF2279" w:rsidRDefault="00AF2279" w:rsidP="0032357B">
      <w:pPr>
        <w:spacing w:after="0"/>
        <w:jc w:val="both"/>
        <w:rPr>
          <w:sz w:val="16"/>
          <w:szCs w:val="16"/>
        </w:rPr>
      </w:pPr>
    </w:p>
    <w:p w14:paraId="0AD00C80" w14:textId="77777777" w:rsidR="00AF2279" w:rsidRDefault="00AF2279" w:rsidP="0032357B">
      <w:pPr>
        <w:spacing w:after="0"/>
        <w:jc w:val="both"/>
        <w:rPr>
          <w:sz w:val="16"/>
          <w:szCs w:val="16"/>
        </w:rPr>
      </w:pPr>
    </w:p>
    <w:p w14:paraId="3A401E8E" w14:textId="77777777" w:rsidR="00AF2279" w:rsidRDefault="00AF2279" w:rsidP="0032357B">
      <w:pPr>
        <w:spacing w:after="0"/>
        <w:jc w:val="both"/>
        <w:rPr>
          <w:sz w:val="16"/>
          <w:szCs w:val="16"/>
        </w:rPr>
      </w:pPr>
    </w:p>
    <w:p w14:paraId="7AF81D00" w14:textId="77777777" w:rsidR="00AF2279" w:rsidRDefault="00AF2279" w:rsidP="0032357B">
      <w:pPr>
        <w:spacing w:after="0"/>
        <w:jc w:val="both"/>
        <w:rPr>
          <w:sz w:val="16"/>
          <w:szCs w:val="16"/>
        </w:rPr>
      </w:pPr>
    </w:p>
    <w:p w14:paraId="3978880D" w14:textId="4A1471BA" w:rsidR="00AF2279" w:rsidRDefault="00C069A8" w:rsidP="0032357B">
      <w:pPr>
        <w:spacing w:after="0"/>
        <w:jc w:val="both"/>
        <w:rPr>
          <w:sz w:val="16"/>
          <w:szCs w:val="16"/>
        </w:rPr>
      </w:pPr>
      <w:r>
        <w:rPr>
          <w:noProof/>
          <w:sz w:val="16"/>
          <w:szCs w:val="16"/>
        </w:rPr>
        <w:drawing>
          <wp:anchor distT="0" distB="0" distL="114300" distR="114300" simplePos="0" relativeHeight="251662336" behindDoc="0" locked="0" layoutInCell="1" allowOverlap="1" wp14:anchorId="2202D0D1" wp14:editId="767BBEBE">
            <wp:simplePos x="0" y="0"/>
            <wp:positionH relativeFrom="margin">
              <wp:align>center</wp:align>
            </wp:positionH>
            <wp:positionV relativeFrom="paragraph">
              <wp:posOffset>4571</wp:posOffset>
            </wp:positionV>
            <wp:extent cx="5731510" cy="2865755"/>
            <wp:effectExtent l="0" t="0" r="2540" b="0"/>
            <wp:wrapNone/>
            <wp:docPr id="908074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4491" name="Picture 9080744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14:sizeRelH relativeFrom="page">
              <wp14:pctWidth>0</wp14:pctWidth>
            </wp14:sizeRelH>
            <wp14:sizeRelV relativeFrom="page">
              <wp14:pctHeight>0</wp14:pctHeight>
            </wp14:sizeRelV>
          </wp:anchor>
        </w:drawing>
      </w:r>
    </w:p>
    <w:p w14:paraId="5783C9B4" w14:textId="082F6A92" w:rsidR="00C069A8" w:rsidRDefault="00C069A8" w:rsidP="0032357B">
      <w:pPr>
        <w:spacing w:after="0"/>
        <w:jc w:val="both"/>
        <w:rPr>
          <w:sz w:val="16"/>
          <w:szCs w:val="16"/>
        </w:rPr>
      </w:pPr>
    </w:p>
    <w:p w14:paraId="25C0C503" w14:textId="77777777" w:rsidR="00C069A8" w:rsidRDefault="00C069A8" w:rsidP="0032357B">
      <w:pPr>
        <w:spacing w:after="0"/>
        <w:jc w:val="both"/>
        <w:rPr>
          <w:sz w:val="16"/>
          <w:szCs w:val="16"/>
        </w:rPr>
      </w:pPr>
    </w:p>
    <w:p w14:paraId="590D45A6" w14:textId="304EDE79" w:rsidR="00C069A8" w:rsidRDefault="00C069A8" w:rsidP="0032357B">
      <w:pPr>
        <w:spacing w:after="0"/>
        <w:jc w:val="both"/>
        <w:rPr>
          <w:sz w:val="16"/>
          <w:szCs w:val="16"/>
        </w:rPr>
      </w:pPr>
    </w:p>
    <w:p w14:paraId="462C002E" w14:textId="77777777" w:rsidR="00C069A8" w:rsidRDefault="00C069A8" w:rsidP="0032357B">
      <w:pPr>
        <w:spacing w:after="0"/>
        <w:jc w:val="both"/>
        <w:rPr>
          <w:sz w:val="16"/>
          <w:szCs w:val="16"/>
        </w:rPr>
      </w:pPr>
    </w:p>
    <w:p w14:paraId="72D786DC" w14:textId="7C6228F1" w:rsidR="00C069A8" w:rsidRDefault="00C069A8" w:rsidP="0032357B">
      <w:pPr>
        <w:spacing w:after="0"/>
        <w:jc w:val="both"/>
        <w:rPr>
          <w:sz w:val="16"/>
          <w:szCs w:val="16"/>
        </w:rPr>
      </w:pPr>
    </w:p>
    <w:p w14:paraId="0E5F4689" w14:textId="2B8CAD39" w:rsidR="00C069A8" w:rsidRDefault="00C069A8" w:rsidP="0032357B">
      <w:pPr>
        <w:spacing w:after="0"/>
        <w:jc w:val="both"/>
        <w:rPr>
          <w:sz w:val="16"/>
          <w:szCs w:val="16"/>
        </w:rPr>
      </w:pPr>
    </w:p>
    <w:p w14:paraId="3CD71989" w14:textId="77777777" w:rsidR="00C069A8" w:rsidRDefault="00C069A8" w:rsidP="0032357B">
      <w:pPr>
        <w:spacing w:after="0"/>
        <w:jc w:val="both"/>
        <w:rPr>
          <w:sz w:val="16"/>
          <w:szCs w:val="16"/>
        </w:rPr>
      </w:pPr>
    </w:p>
    <w:p w14:paraId="238F1585" w14:textId="77777777" w:rsidR="00C069A8" w:rsidRDefault="00C069A8" w:rsidP="0032357B">
      <w:pPr>
        <w:spacing w:after="0"/>
        <w:jc w:val="both"/>
        <w:rPr>
          <w:sz w:val="16"/>
          <w:szCs w:val="16"/>
        </w:rPr>
      </w:pPr>
    </w:p>
    <w:p w14:paraId="0867E48A" w14:textId="77777777" w:rsidR="00C069A8" w:rsidRDefault="00C069A8" w:rsidP="0032357B">
      <w:pPr>
        <w:spacing w:after="0"/>
        <w:jc w:val="both"/>
        <w:rPr>
          <w:sz w:val="16"/>
          <w:szCs w:val="16"/>
        </w:rPr>
      </w:pPr>
    </w:p>
    <w:p w14:paraId="5550DF2B" w14:textId="77777777" w:rsidR="00C069A8" w:rsidRDefault="00C069A8" w:rsidP="0032357B">
      <w:pPr>
        <w:spacing w:after="0"/>
        <w:jc w:val="both"/>
        <w:rPr>
          <w:sz w:val="16"/>
          <w:szCs w:val="16"/>
        </w:rPr>
      </w:pPr>
    </w:p>
    <w:p w14:paraId="61B80747" w14:textId="77777777" w:rsidR="00C069A8" w:rsidRDefault="00C069A8" w:rsidP="0032357B">
      <w:pPr>
        <w:spacing w:after="0"/>
        <w:jc w:val="both"/>
        <w:rPr>
          <w:sz w:val="16"/>
          <w:szCs w:val="16"/>
        </w:rPr>
      </w:pPr>
    </w:p>
    <w:p w14:paraId="339F0376" w14:textId="77777777" w:rsidR="00AF2279" w:rsidRDefault="00AF2279" w:rsidP="0032357B">
      <w:pPr>
        <w:spacing w:after="0"/>
        <w:jc w:val="both"/>
        <w:rPr>
          <w:sz w:val="16"/>
          <w:szCs w:val="16"/>
        </w:rPr>
      </w:pPr>
    </w:p>
    <w:p w14:paraId="285D0A78" w14:textId="77777777" w:rsidR="00AF2279" w:rsidRDefault="00AF2279" w:rsidP="0032357B">
      <w:pPr>
        <w:spacing w:after="0"/>
        <w:jc w:val="both"/>
        <w:rPr>
          <w:sz w:val="16"/>
          <w:szCs w:val="16"/>
        </w:rPr>
      </w:pPr>
    </w:p>
    <w:p w14:paraId="5EBFC19E" w14:textId="770E50A9" w:rsidR="00AF2279" w:rsidRDefault="00AF2279" w:rsidP="0032357B">
      <w:pPr>
        <w:spacing w:after="0"/>
        <w:jc w:val="both"/>
        <w:rPr>
          <w:sz w:val="16"/>
          <w:szCs w:val="16"/>
        </w:rPr>
      </w:pPr>
    </w:p>
    <w:p w14:paraId="5B112B92" w14:textId="77777777" w:rsidR="00AF2279" w:rsidRDefault="00AF2279" w:rsidP="0032357B">
      <w:pPr>
        <w:spacing w:after="0"/>
        <w:jc w:val="both"/>
        <w:rPr>
          <w:sz w:val="16"/>
          <w:szCs w:val="16"/>
        </w:rPr>
      </w:pPr>
    </w:p>
    <w:p w14:paraId="5FC7683D" w14:textId="77777777" w:rsidR="00AF2279" w:rsidRDefault="00AF2279" w:rsidP="0032357B">
      <w:pPr>
        <w:spacing w:after="0"/>
        <w:jc w:val="both"/>
        <w:rPr>
          <w:sz w:val="16"/>
          <w:szCs w:val="16"/>
        </w:rPr>
      </w:pPr>
    </w:p>
    <w:p w14:paraId="39F6F596" w14:textId="77777777" w:rsidR="00AF2279" w:rsidRDefault="00AF2279" w:rsidP="0032357B">
      <w:pPr>
        <w:spacing w:after="0"/>
        <w:jc w:val="both"/>
        <w:rPr>
          <w:sz w:val="16"/>
          <w:szCs w:val="16"/>
        </w:rPr>
      </w:pPr>
    </w:p>
    <w:p w14:paraId="53EF896A" w14:textId="77777777" w:rsidR="00AF2279" w:rsidRDefault="00AF2279" w:rsidP="0032357B">
      <w:pPr>
        <w:spacing w:after="0"/>
        <w:jc w:val="both"/>
        <w:rPr>
          <w:sz w:val="16"/>
          <w:szCs w:val="16"/>
        </w:rPr>
      </w:pPr>
    </w:p>
    <w:p w14:paraId="3161A5B5" w14:textId="77777777" w:rsidR="00AF2279" w:rsidRDefault="00AF2279" w:rsidP="0032357B">
      <w:pPr>
        <w:spacing w:after="0"/>
        <w:jc w:val="both"/>
        <w:rPr>
          <w:sz w:val="16"/>
          <w:szCs w:val="16"/>
        </w:rPr>
      </w:pPr>
    </w:p>
    <w:p w14:paraId="5F0F1B68" w14:textId="77777777" w:rsidR="00AF2279" w:rsidRDefault="00AF2279" w:rsidP="0032357B">
      <w:pPr>
        <w:spacing w:after="0"/>
        <w:jc w:val="both"/>
        <w:rPr>
          <w:sz w:val="16"/>
          <w:szCs w:val="16"/>
        </w:rPr>
      </w:pPr>
    </w:p>
    <w:p w14:paraId="1E254FC3" w14:textId="36C137A5" w:rsidR="00AF2279" w:rsidRDefault="00AF2279" w:rsidP="0032357B">
      <w:pPr>
        <w:spacing w:after="0"/>
        <w:jc w:val="both"/>
        <w:rPr>
          <w:sz w:val="16"/>
          <w:szCs w:val="16"/>
        </w:rPr>
      </w:pPr>
    </w:p>
    <w:p w14:paraId="59F9B819" w14:textId="600EF83F" w:rsidR="00AF2279" w:rsidRDefault="002D3DEC" w:rsidP="0032357B">
      <w:pPr>
        <w:spacing w:after="0"/>
        <w:jc w:val="both"/>
        <w:rPr>
          <w:sz w:val="16"/>
          <w:szCs w:val="16"/>
        </w:rPr>
      </w:pPr>
      <w:r>
        <w:rPr>
          <w:noProof/>
        </w:rPr>
        <mc:AlternateContent>
          <mc:Choice Requires="wps">
            <w:drawing>
              <wp:anchor distT="0" distB="0" distL="114300" distR="114300" simplePos="0" relativeHeight="251666432" behindDoc="0" locked="0" layoutInCell="1" allowOverlap="1" wp14:anchorId="46830E37" wp14:editId="39566426">
                <wp:simplePos x="0" y="0"/>
                <wp:positionH relativeFrom="margin">
                  <wp:align>left</wp:align>
                </wp:positionH>
                <wp:positionV relativeFrom="paragraph">
                  <wp:posOffset>90879</wp:posOffset>
                </wp:positionV>
                <wp:extent cx="5731510" cy="121568"/>
                <wp:effectExtent l="0" t="0" r="2540" b="0"/>
                <wp:wrapNone/>
                <wp:docPr id="536940766" name="Text Box 1"/>
                <wp:cNvGraphicFramePr/>
                <a:graphic xmlns:a="http://schemas.openxmlformats.org/drawingml/2006/main">
                  <a:graphicData uri="http://schemas.microsoft.com/office/word/2010/wordprocessingShape">
                    <wps:wsp>
                      <wps:cNvSpPr txBox="1"/>
                      <wps:spPr>
                        <a:xfrm>
                          <a:off x="0" y="0"/>
                          <a:ext cx="5731510" cy="121568"/>
                        </a:xfrm>
                        <a:prstGeom prst="rect">
                          <a:avLst/>
                        </a:prstGeom>
                        <a:solidFill>
                          <a:prstClr val="white"/>
                        </a:solidFill>
                        <a:ln>
                          <a:noFill/>
                        </a:ln>
                      </wps:spPr>
                      <wps:txbx>
                        <w:txbxContent>
                          <w:p w14:paraId="54249E89" w14:textId="2721C109" w:rsidR="00C069A8" w:rsidRPr="00C069A8" w:rsidRDefault="00C069A8" w:rsidP="00C069A8">
                            <w:pPr>
                              <w:pStyle w:val="Caption"/>
                              <w:jc w:val="both"/>
                              <w:rPr>
                                <w:i w:val="0"/>
                                <w:iCs w:val="0"/>
                                <w:noProof/>
                                <w:color w:val="auto"/>
                                <w:sz w:val="12"/>
                                <w:szCs w:val="12"/>
                              </w:rPr>
                            </w:pPr>
                            <w:r w:rsidRPr="00C069A8">
                              <w:rPr>
                                <w:i w:val="0"/>
                                <w:iCs w:val="0"/>
                                <w:color w:val="auto"/>
                                <w:sz w:val="12"/>
                                <w:szCs w:val="12"/>
                              </w:rPr>
                              <w:t xml:space="preserve">Figure </w:t>
                            </w:r>
                            <w:r w:rsidR="003E7638">
                              <w:rPr>
                                <w:i w:val="0"/>
                                <w:iCs w:val="0"/>
                                <w:color w:val="auto"/>
                                <w:sz w:val="12"/>
                                <w:szCs w:val="12"/>
                              </w:rPr>
                              <w:t>S</w:t>
                            </w:r>
                            <w:r w:rsidRPr="00C069A8">
                              <w:rPr>
                                <w:i w:val="0"/>
                                <w:iCs w:val="0"/>
                                <w:color w:val="auto"/>
                                <w:sz w:val="12"/>
                                <w:szCs w:val="12"/>
                              </w:rPr>
                              <w:fldChar w:fldCharType="begin"/>
                            </w:r>
                            <w:r w:rsidRPr="00C069A8">
                              <w:rPr>
                                <w:i w:val="0"/>
                                <w:iCs w:val="0"/>
                                <w:color w:val="auto"/>
                                <w:sz w:val="12"/>
                                <w:szCs w:val="12"/>
                              </w:rPr>
                              <w:instrText xml:space="preserve"> SEQ Figure \* ARABIC </w:instrText>
                            </w:r>
                            <w:r w:rsidRPr="00C069A8">
                              <w:rPr>
                                <w:i w:val="0"/>
                                <w:iCs w:val="0"/>
                                <w:color w:val="auto"/>
                                <w:sz w:val="12"/>
                                <w:szCs w:val="12"/>
                              </w:rPr>
                              <w:fldChar w:fldCharType="separate"/>
                            </w:r>
                            <w:r w:rsidR="00B372CB">
                              <w:rPr>
                                <w:i w:val="0"/>
                                <w:iCs w:val="0"/>
                                <w:noProof/>
                                <w:color w:val="auto"/>
                                <w:sz w:val="12"/>
                                <w:szCs w:val="12"/>
                              </w:rPr>
                              <w:t>3</w:t>
                            </w:r>
                            <w:r w:rsidRPr="00C069A8">
                              <w:rPr>
                                <w:i w:val="0"/>
                                <w:iCs w:val="0"/>
                                <w:color w:val="auto"/>
                                <w:sz w:val="12"/>
                                <w:szCs w:val="12"/>
                              </w:rPr>
                              <w:fldChar w:fldCharType="end"/>
                            </w:r>
                            <w:r w:rsidRPr="00C069A8">
                              <w:rPr>
                                <w:i w:val="0"/>
                                <w:iCs w:val="0"/>
                                <w:color w:val="auto"/>
                                <w:sz w:val="12"/>
                                <w:szCs w:val="12"/>
                              </w:rPr>
                              <w:t>: Top 10 global linear B-cell epitopes predicted across EBV proteins.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830E37" id="_x0000_s1027" type="#_x0000_t202" style="position:absolute;left:0;text-align:left;margin-left:0;margin-top:7.15pt;width:451.3pt;height:9.55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" stroked="f">
                <v:textbox inset="0,0,0,0">
                  <w:txbxContent>
                    <w:p w14:paraId="54249E89" w14:textId="2721C109" w:rsidR="00C069A8" w:rsidRPr="00C069A8" w:rsidRDefault="00C069A8" w:rsidP="00C069A8">
                      <w:pPr>
                        <w:pStyle w:val="Caption"/>
                        <w:jc w:val="both"/>
                        <w:rPr>
                          <w:i w:val="0"/>
                          <w:iCs w:val="0"/>
                          <w:noProof/>
                          <w:color w:val="auto"/>
                          <w:sz w:val="12"/>
                          <w:szCs w:val="12"/>
                        </w:rPr>
                      </w:pPr>
                      <w:r w:rsidRPr="00C069A8">
                        <w:rPr>
                          <w:i w:val="0"/>
                          <w:iCs w:val="0"/>
                          <w:color w:val="auto"/>
                          <w:sz w:val="12"/>
                          <w:szCs w:val="12"/>
                        </w:rPr>
                        <w:t xml:space="preserve">Figure </w:t>
                      </w:r>
                      <w:r w:rsidR="003E7638">
                        <w:rPr>
                          <w:i w:val="0"/>
                          <w:iCs w:val="0"/>
                          <w:color w:val="auto"/>
                          <w:sz w:val="12"/>
                          <w:szCs w:val="12"/>
                        </w:rPr>
                        <w:t>S</w:t>
                      </w:r>
                      <w:r w:rsidRPr="00C069A8">
                        <w:rPr>
                          <w:i w:val="0"/>
                          <w:iCs w:val="0"/>
                          <w:color w:val="auto"/>
                          <w:sz w:val="12"/>
                          <w:szCs w:val="12"/>
                        </w:rPr>
                        <w:fldChar w:fldCharType="begin"/>
                      </w:r>
                      <w:r w:rsidRPr="00C069A8">
                        <w:rPr>
                          <w:i w:val="0"/>
                          <w:iCs w:val="0"/>
                          <w:color w:val="auto"/>
                          <w:sz w:val="12"/>
                          <w:szCs w:val="12"/>
                        </w:rPr>
                        <w:instrText xml:space="preserve"> SEQ Figure \* ARABIC </w:instrText>
                      </w:r>
                      <w:r w:rsidRPr="00C069A8">
                        <w:rPr>
                          <w:i w:val="0"/>
                          <w:iCs w:val="0"/>
                          <w:color w:val="auto"/>
                          <w:sz w:val="12"/>
                          <w:szCs w:val="12"/>
                        </w:rPr>
                        <w:fldChar w:fldCharType="separate"/>
                      </w:r>
                      <w:r w:rsidR="00B372CB">
                        <w:rPr>
                          <w:i w:val="0"/>
                          <w:iCs w:val="0"/>
                          <w:noProof/>
                          <w:color w:val="auto"/>
                          <w:sz w:val="12"/>
                          <w:szCs w:val="12"/>
                        </w:rPr>
                        <w:t>3</w:t>
                      </w:r>
                      <w:r w:rsidRPr="00C069A8">
                        <w:rPr>
                          <w:i w:val="0"/>
                          <w:iCs w:val="0"/>
                          <w:color w:val="auto"/>
                          <w:sz w:val="12"/>
                          <w:szCs w:val="12"/>
                        </w:rPr>
                        <w:fldChar w:fldCharType="end"/>
                      </w:r>
                      <w:r w:rsidRPr="00C069A8">
                        <w:rPr>
                          <w:i w:val="0"/>
                          <w:iCs w:val="0"/>
                          <w:color w:val="auto"/>
                          <w:sz w:val="12"/>
                          <w:szCs w:val="12"/>
                        </w:rPr>
                        <w:t>: Top 10 global linear B-cell epitopes predicted across EBV proteins.</w:t>
                      </w:r>
                    </w:p>
                  </w:txbxContent>
                </v:textbox>
                <w10:wrap anchorx="margin"/>
              </v:shape>
            </w:pict>
          </mc:Fallback>
        </mc:AlternateContent>
      </w:r>
    </w:p>
    <w:p w14:paraId="309FA02F" w14:textId="65A75905" w:rsidR="00AF2279" w:rsidRDefault="00AF2279" w:rsidP="0032357B">
      <w:pPr>
        <w:spacing w:after="0"/>
        <w:jc w:val="both"/>
        <w:rPr>
          <w:sz w:val="16"/>
          <w:szCs w:val="16"/>
        </w:rPr>
      </w:pPr>
    </w:p>
    <w:p w14:paraId="2231F693" w14:textId="77777777" w:rsidR="00E12666" w:rsidRPr="00E12666" w:rsidRDefault="00E12666" w:rsidP="00E12666">
      <w:pPr>
        <w:pStyle w:val="Caption"/>
        <w:jc w:val="both"/>
        <w:rPr>
          <w:sz w:val="16"/>
          <w:szCs w:val="16"/>
        </w:rPr>
      </w:pPr>
      <w:r w:rsidRPr="00E12666">
        <w:rPr>
          <w:noProof/>
          <w:sz w:val="16"/>
          <w:szCs w:val="16"/>
        </w:rPr>
        <w:drawing>
          <wp:inline distT="0" distB="0" distL="0" distR="0" wp14:anchorId="67E39782" wp14:editId="21383743">
            <wp:extent cx="4375656" cy="4375656"/>
            <wp:effectExtent l="0" t="0" r="6350" b="6350"/>
            <wp:docPr id="1808567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1236" cy="4381236"/>
                    </a:xfrm>
                    <a:prstGeom prst="rect">
                      <a:avLst/>
                    </a:prstGeom>
                    <a:noFill/>
                    <a:ln>
                      <a:noFill/>
                    </a:ln>
                  </pic:spPr>
                </pic:pic>
              </a:graphicData>
            </a:graphic>
          </wp:inline>
        </w:drawing>
      </w:r>
    </w:p>
    <w:p w14:paraId="71CD3127" w14:textId="77777777" w:rsidR="00E12666" w:rsidRPr="00E12666" w:rsidRDefault="00E12666" w:rsidP="00E12666">
      <w:pPr>
        <w:pStyle w:val="Caption"/>
        <w:jc w:val="both"/>
        <w:rPr>
          <w:sz w:val="16"/>
          <w:szCs w:val="16"/>
        </w:rPr>
      </w:pPr>
      <w:r w:rsidRPr="00E12666">
        <w:rPr>
          <w:sz w:val="16"/>
          <w:szCs w:val="16"/>
        </w:rPr>
        <w:t>Figure S</w:t>
      </w:r>
      <w:r w:rsidRPr="00E12666">
        <w:rPr>
          <w:sz w:val="16"/>
          <w:szCs w:val="16"/>
        </w:rPr>
        <w:fldChar w:fldCharType="begin"/>
      </w:r>
      <w:r w:rsidRPr="00E12666">
        <w:rPr>
          <w:sz w:val="16"/>
          <w:szCs w:val="16"/>
        </w:rPr>
        <w:instrText xml:space="preserve"> SEQ Figure \* ARABIC </w:instrText>
      </w:r>
      <w:r w:rsidRPr="00E12666">
        <w:rPr>
          <w:sz w:val="16"/>
          <w:szCs w:val="16"/>
        </w:rPr>
        <w:fldChar w:fldCharType="separate"/>
      </w:r>
      <w:r w:rsidRPr="00E12666">
        <w:rPr>
          <w:sz w:val="16"/>
          <w:szCs w:val="16"/>
        </w:rPr>
        <w:t>4</w:t>
      </w:r>
      <w:r w:rsidRPr="00E12666">
        <w:rPr>
          <w:sz w:val="16"/>
          <w:szCs w:val="16"/>
        </w:rPr>
        <w:fldChar w:fldCharType="end"/>
      </w:r>
      <w:r w:rsidRPr="00E12666">
        <w:rPr>
          <w:sz w:val="16"/>
          <w:szCs w:val="16"/>
        </w:rPr>
        <w:t>: Summary of epitope features.</w:t>
      </w:r>
    </w:p>
    <w:p w14:paraId="3315E7BD" w14:textId="77777777" w:rsidR="00B353E3" w:rsidRDefault="00B353E3" w:rsidP="004C3A53">
      <w:pPr>
        <w:pStyle w:val="Caption"/>
        <w:jc w:val="both"/>
        <w:rPr>
          <w:i w:val="0"/>
          <w:iCs w:val="0"/>
          <w:color w:val="auto"/>
          <w:sz w:val="16"/>
          <w:szCs w:val="16"/>
        </w:rPr>
      </w:pPr>
    </w:p>
    <w:p w14:paraId="3E22E872" w14:textId="77777777" w:rsidR="00E12666" w:rsidRDefault="00E12666" w:rsidP="00E12666"/>
    <w:p w14:paraId="0B3DA004" w14:textId="77777777" w:rsidR="00E12666" w:rsidRPr="00E12666" w:rsidRDefault="00E12666" w:rsidP="00E12666"/>
    <w:p w14:paraId="162FCF68" w14:textId="77777777" w:rsidR="00A6251C" w:rsidRPr="005860D5" w:rsidRDefault="00A6251C" w:rsidP="00A6251C"/>
    <w:p w14:paraId="433478E3" w14:textId="37FAB771" w:rsidR="00A6251C" w:rsidRDefault="00A6251C" w:rsidP="00A6251C">
      <w:pPr>
        <w:pStyle w:val="Caption"/>
        <w:jc w:val="both"/>
        <w:rPr>
          <w:i w:val="0"/>
          <w:iCs w:val="0"/>
          <w:color w:val="auto"/>
          <w:sz w:val="16"/>
          <w:szCs w:val="16"/>
        </w:rPr>
      </w:pPr>
      <w:r w:rsidRPr="00C27E50">
        <w:rPr>
          <w:i w:val="0"/>
          <w:iCs w:val="0"/>
          <w:color w:val="auto"/>
          <w:sz w:val="16"/>
          <w:szCs w:val="16"/>
        </w:rPr>
        <w:t>Table S</w:t>
      </w:r>
      <w:r w:rsidRPr="00C27E50">
        <w:rPr>
          <w:i w:val="0"/>
          <w:iCs w:val="0"/>
          <w:color w:val="auto"/>
          <w:sz w:val="16"/>
          <w:szCs w:val="16"/>
        </w:rPr>
        <w:fldChar w:fldCharType="begin"/>
      </w:r>
      <w:r w:rsidRPr="00C27E50">
        <w:rPr>
          <w:i w:val="0"/>
          <w:iCs w:val="0"/>
          <w:color w:val="auto"/>
          <w:sz w:val="16"/>
          <w:szCs w:val="16"/>
        </w:rPr>
        <w:instrText xml:space="preserve"> SEQ Table \* ARABIC </w:instrText>
      </w:r>
      <w:r w:rsidRPr="00C27E50">
        <w:rPr>
          <w:i w:val="0"/>
          <w:iCs w:val="0"/>
          <w:color w:val="auto"/>
          <w:sz w:val="16"/>
          <w:szCs w:val="16"/>
        </w:rPr>
        <w:fldChar w:fldCharType="separate"/>
      </w:r>
      <w:r>
        <w:rPr>
          <w:i w:val="0"/>
          <w:iCs w:val="0"/>
          <w:noProof/>
          <w:color w:val="auto"/>
          <w:sz w:val="16"/>
          <w:szCs w:val="16"/>
        </w:rPr>
        <w:t>5</w:t>
      </w:r>
      <w:r w:rsidRPr="00C27E50">
        <w:rPr>
          <w:i w:val="0"/>
          <w:iCs w:val="0"/>
          <w:color w:val="auto"/>
          <w:sz w:val="16"/>
          <w:szCs w:val="16"/>
        </w:rPr>
        <w:fldChar w:fldCharType="end"/>
      </w:r>
      <w:r w:rsidRPr="00C27E50">
        <w:rPr>
          <w:i w:val="0"/>
          <w:iCs w:val="0"/>
          <w:color w:val="auto"/>
          <w:sz w:val="16"/>
          <w:szCs w:val="16"/>
        </w:rPr>
        <w:t xml:space="preserve">: Summary of stereochemical and geometric quality metrics for the 16 multi-epitope </w:t>
      </w:r>
      <w:r w:rsidR="008354EB">
        <w:rPr>
          <w:i w:val="0"/>
          <w:iCs w:val="0"/>
          <w:color w:val="auto"/>
          <w:sz w:val="16"/>
          <w:szCs w:val="16"/>
        </w:rPr>
        <w:t>Construct</w:t>
      </w:r>
      <w:r w:rsidRPr="00C27E50">
        <w:rPr>
          <w:i w:val="0"/>
          <w:iCs w:val="0"/>
          <w:color w:val="auto"/>
          <w:sz w:val="16"/>
          <w:szCs w:val="16"/>
        </w:rPr>
        <w:t xml:space="preserve"> constructs assessed before and after Rosetta-based structural refinement.</w:t>
      </w:r>
    </w:p>
    <w:tbl>
      <w:tblPr>
        <w:tblStyle w:val="TableGrid2"/>
        <w:tblW w:w="0" w:type="auto"/>
        <w:tblLook w:val="04A0" w:firstRow="1" w:lastRow="0" w:firstColumn="1" w:lastColumn="0" w:noHBand="0" w:noVBand="1"/>
      </w:tblPr>
      <w:tblGrid>
        <w:gridCol w:w="661"/>
        <w:gridCol w:w="766"/>
        <w:gridCol w:w="766"/>
        <w:gridCol w:w="528"/>
        <w:gridCol w:w="600"/>
        <w:gridCol w:w="442"/>
        <w:gridCol w:w="454"/>
        <w:gridCol w:w="623"/>
        <w:gridCol w:w="765"/>
        <w:gridCol w:w="765"/>
        <w:gridCol w:w="527"/>
        <w:gridCol w:w="600"/>
        <w:gridCol w:w="442"/>
        <w:gridCol w:w="454"/>
        <w:gridCol w:w="623"/>
      </w:tblGrid>
      <w:tr w:rsidR="00A6251C" w:rsidRPr="002A0BFE" w14:paraId="4B26730D" w14:textId="77777777" w:rsidTr="00520F8F">
        <w:tc>
          <w:tcPr>
            <w:tcW w:w="0" w:type="auto"/>
          </w:tcPr>
          <w:p w14:paraId="4F0E6778" w14:textId="77777777" w:rsidR="00A6251C" w:rsidRPr="002A0BFE" w:rsidRDefault="00A6251C" w:rsidP="00520F8F">
            <w:pPr>
              <w:jc w:val="both"/>
              <w:rPr>
                <w:rFonts w:eastAsia="Times New Roman" w:cs="Times New Roman"/>
                <w:b/>
                <w:bCs/>
                <w:kern w:val="0"/>
                <w:sz w:val="12"/>
                <w:szCs w:val="12"/>
                <w14:ligatures w14:val="none"/>
              </w:rPr>
            </w:pPr>
          </w:p>
        </w:tc>
        <w:tc>
          <w:tcPr>
            <w:tcW w:w="0" w:type="auto"/>
            <w:gridSpan w:val="7"/>
          </w:tcPr>
          <w:p w14:paraId="76A4399C" w14:textId="77777777" w:rsidR="00A6251C" w:rsidRPr="002A0BFE" w:rsidRDefault="00A6251C" w:rsidP="00520F8F">
            <w:pPr>
              <w:jc w:val="center"/>
              <w:rPr>
                <w:rFonts w:eastAsia="Times New Roman" w:cs="Times New Roman"/>
                <w:b/>
                <w:bCs/>
                <w:kern w:val="0"/>
                <w:sz w:val="12"/>
                <w:szCs w:val="12"/>
                <w14:ligatures w14:val="none"/>
              </w:rPr>
            </w:pPr>
            <w:r>
              <w:rPr>
                <w:rFonts w:eastAsia="Times New Roman" w:cs="Times New Roman"/>
                <w:b/>
                <w:bCs/>
                <w:kern w:val="0"/>
                <w:sz w:val="12"/>
                <w:szCs w:val="12"/>
                <w14:ligatures w14:val="none"/>
              </w:rPr>
              <w:t>Before</w:t>
            </w:r>
          </w:p>
        </w:tc>
        <w:tc>
          <w:tcPr>
            <w:tcW w:w="0" w:type="auto"/>
            <w:gridSpan w:val="7"/>
          </w:tcPr>
          <w:p w14:paraId="15431FC5" w14:textId="77777777" w:rsidR="00A6251C" w:rsidRPr="002A0BFE" w:rsidRDefault="00A6251C" w:rsidP="00520F8F">
            <w:pPr>
              <w:jc w:val="center"/>
              <w:rPr>
                <w:rFonts w:eastAsia="Times New Roman" w:cs="Times New Roman"/>
                <w:b/>
                <w:bCs/>
                <w:kern w:val="0"/>
                <w:sz w:val="12"/>
                <w:szCs w:val="12"/>
                <w14:ligatures w14:val="none"/>
              </w:rPr>
            </w:pPr>
            <w:r>
              <w:rPr>
                <w:rFonts w:eastAsia="Times New Roman" w:cs="Times New Roman"/>
                <w:b/>
                <w:bCs/>
                <w:kern w:val="0"/>
                <w:sz w:val="12"/>
                <w:szCs w:val="12"/>
                <w14:ligatures w14:val="none"/>
              </w:rPr>
              <w:t>After</w:t>
            </w:r>
          </w:p>
        </w:tc>
      </w:tr>
      <w:tr w:rsidR="00A6251C" w:rsidRPr="002A0BFE" w14:paraId="36FC3449" w14:textId="77777777" w:rsidTr="00520F8F">
        <w:tc>
          <w:tcPr>
            <w:tcW w:w="0" w:type="auto"/>
            <w:hideMark/>
          </w:tcPr>
          <w:p w14:paraId="1D189331" w14:textId="764397E5" w:rsidR="00A6251C" w:rsidRPr="002A0BFE" w:rsidRDefault="008354EB" w:rsidP="00520F8F">
            <w:pPr>
              <w:jc w:val="both"/>
              <w:rPr>
                <w:rFonts w:eastAsia="Times New Roman" w:cs="Times New Roman"/>
                <w:b/>
                <w:bCs/>
                <w:kern w:val="0"/>
                <w:sz w:val="12"/>
                <w:szCs w:val="12"/>
                <w14:ligatures w14:val="none"/>
              </w:rPr>
            </w:pPr>
            <w:r>
              <w:rPr>
                <w:rFonts w:eastAsia="Times New Roman" w:cs="Times New Roman"/>
                <w:b/>
                <w:bCs/>
                <w:kern w:val="0"/>
                <w:sz w:val="12"/>
                <w:szCs w:val="12"/>
                <w14:ligatures w14:val="none"/>
              </w:rPr>
              <w:t>Construct</w:t>
            </w:r>
          </w:p>
        </w:tc>
        <w:tc>
          <w:tcPr>
            <w:tcW w:w="0" w:type="auto"/>
            <w:hideMark/>
          </w:tcPr>
          <w:p w14:paraId="52D36DA1"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 xml:space="preserve">Ramachandran Outliers </w:t>
            </w:r>
          </w:p>
        </w:tc>
        <w:tc>
          <w:tcPr>
            <w:tcW w:w="0" w:type="auto"/>
            <w:hideMark/>
          </w:tcPr>
          <w:p w14:paraId="1421A77C"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 xml:space="preserve">Ramachandran Favored </w:t>
            </w:r>
          </w:p>
        </w:tc>
        <w:tc>
          <w:tcPr>
            <w:tcW w:w="0" w:type="auto"/>
            <w:hideMark/>
          </w:tcPr>
          <w:p w14:paraId="6A230C66"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 xml:space="preserve">Rotamer Outliers </w:t>
            </w:r>
          </w:p>
        </w:tc>
        <w:tc>
          <w:tcPr>
            <w:tcW w:w="0" w:type="auto"/>
            <w:hideMark/>
          </w:tcPr>
          <w:p w14:paraId="5D9F826A" w14:textId="77777777" w:rsidR="00A6251C" w:rsidRPr="002A0BFE" w:rsidRDefault="00A6251C" w:rsidP="00520F8F">
            <w:pPr>
              <w:jc w:val="both"/>
              <w:rPr>
                <w:rFonts w:eastAsia="Times New Roman" w:cs="Times New Roman"/>
                <w:b/>
                <w:bCs/>
                <w:kern w:val="0"/>
                <w:sz w:val="12"/>
                <w:szCs w:val="12"/>
                <w14:ligatures w14:val="none"/>
              </w:rPr>
            </w:pPr>
            <w:proofErr w:type="spellStart"/>
            <w:r w:rsidRPr="002A0BFE">
              <w:rPr>
                <w:rFonts w:eastAsia="Times New Roman" w:cs="Times New Roman"/>
                <w:b/>
                <w:bCs/>
                <w:kern w:val="0"/>
                <w:sz w:val="12"/>
                <w:szCs w:val="12"/>
                <w14:ligatures w14:val="none"/>
              </w:rPr>
              <w:t>Clashscore</w:t>
            </w:r>
            <w:proofErr w:type="spellEnd"/>
            <w:r w:rsidRPr="002A0BFE">
              <w:rPr>
                <w:rFonts w:eastAsia="Times New Roman" w:cs="Times New Roman"/>
                <w:b/>
                <w:bCs/>
                <w:kern w:val="0"/>
                <w:sz w:val="12"/>
                <w:szCs w:val="12"/>
                <w14:ligatures w14:val="none"/>
              </w:rPr>
              <w:t xml:space="preserve"> </w:t>
            </w:r>
          </w:p>
        </w:tc>
        <w:tc>
          <w:tcPr>
            <w:tcW w:w="0" w:type="auto"/>
            <w:hideMark/>
          </w:tcPr>
          <w:p w14:paraId="4B5B02C9"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 xml:space="preserve">RMS Bonds </w:t>
            </w:r>
          </w:p>
        </w:tc>
        <w:tc>
          <w:tcPr>
            <w:tcW w:w="0" w:type="auto"/>
            <w:hideMark/>
          </w:tcPr>
          <w:p w14:paraId="7D86B088"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 xml:space="preserve">RMS Angles </w:t>
            </w:r>
          </w:p>
        </w:tc>
        <w:tc>
          <w:tcPr>
            <w:tcW w:w="0" w:type="auto"/>
            <w:hideMark/>
          </w:tcPr>
          <w:p w14:paraId="332F579B" w14:textId="77777777" w:rsidR="00A6251C" w:rsidRPr="002A0BFE" w:rsidRDefault="00A6251C" w:rsidP="00520F8F">
            <w:pPr>
              <w:jc w:val="both"/>
              <w:rPr>
                <w:rFonts w:eastAsia="Times New Roman" w:cs="Times New Roman"/>
                <w:b/>
                <w:bCs/>
                <w:kern w:val="0"/>
                <w:sz w:val="12"/>
                <w:szCs w:val="12"/>
                <w14:ligatures w14:val="none"/>
              </w:rPr>
            </w:pPr>
            <w:proofErr w:type="spellStart"/>
            <w:r w:rsidRPr="002A0BFE">
              <w:rPr>
                <w:rFonts w:eastAsia="Times New Roman" w:cs="Times New Roman"/>
                <w:b/>
                <w:bCs/>
                <w:kern w:val="0"/>
                <w:sz w:val="12"/>
                <w:szCs w:val="12"/>
                <w14:ligatures w14:val="none"/>
              </w:rPr>
              <w:t>MolProbity</w:t>
            </w:r>
            <w:proofErr w:type="spellEnd"/>
            <w:r w:rsidRPr="002A0BFE">
              <w:rPr>
                <w:rFonts w:eastAsia="Times New Roman" w:cs="Times New Roman"/>
                <w:b/>
                <w:bCs/>
                <w:kern w:val="0"/>
                <w:sz w:val="12"/>
                <w:szCs w:val="12"/>
                <w14:ligatures w14:val="none"/>
              </w:rPr>
              <w:t xml:space="preserve"> Score </w:t>
            </w:r>
          </w:p>
        </w:tc>
        <w:tc>
          <w:tcPr>
            <w:tcW w:w="0" w:type="auto"/>
            <w:hideMark/>
          </w:tcPr>
          <w:p w14:paraId="3A409513"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 xml:space="preserve">Ramachandran Outliers </w:t>
            </w:r>
          </w:p>
        </w:tc>
        <w:tc>
          <w:tcPr>
            <w:tcW w:w="0" w:type="auto"/>
            <w:hideMark/>
          </w:tcPr>
          <w:p w14:paraId="5AA3C37B"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 xml:space="preserve">Ramachandran Favored </w:t>
            </w:r>
          </w:p>
        </w:tc>
        <w:tc>
          <w:tcPr>
            <w:tcW w:w="0" w:type="auto"/>
            <w:hideMark/>
          </w:tcPr>
          <w:p w14:paraId="578F2DC2"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Rotamer Outliers</w:t>
            </w:r>
          </w:p>
        </w:tc>
        <w:tc>
          <w:tcPr>
            <w:tcW w:w="0" w:type="auto"/>
            <w:hideMark/>
          </w:tcPr>
          <w:p w14:paraId="2ADB50C8" w14:textId="77777777" w:rsidR="00A6251C" w:rsidRPr="002A0BFE" w:rsidRDefault="00A6251C" w:rsidP="00520F8F">
            <w:pPr>
              <w:jc w:val="both"/>
              <w:rPr>
                <w:rFonts w:eastAsia="Times New Roman" w:cs="Times New Roman"/>
                <w:b/>
                <w:bCs/>
                <w:kern w:val="0"/>
                <w:sz w:val="12"/>
                <w:szCs w:val="12"/>
                <w14:ligatures w14:val="none"/>
              </w:rPr>
            </w:pPr>
            <w:proofErr w:type="spellStart"/>
            <w:r w:rsidRPr="002A0BFE">
              <w:rPr>
                <w:rFonts w:eastAsia="Times New Roman" w:cs="Times New Roman"/>
                <w:b/>
                <w:bCs/>
                <w:kern w:val="0"/>
                <w:sz w:val="12"/>
                <w:szCs w:val="12"/>
                <w14:ligatures w14:val="none"/>
              </w:rPr>
              <w:t>Clashscore</w:t>
            </w:r>
            <w:proofErr w:type="spellEnd"/>
            <w:r w:rsidRPr="002A0BFE">
              <w:rPr>
                <w:rFonts w:eastAsia="Times New Roman" w:cs="Times New Roman"/>
                <w:b/>
                <w:bCs/>
                <w:kern w:val="0"/>
                <w:sz w:val="12"/>
                <w:szCs w:val="12"/>
                <w14:ligatures w14:val="none"/>
              </w:rPr>
              <w:t xml:space="preserve"> </w:t>
            </w:r>
          </w:p>
        </w:tc>
        <w:tc>
          <w:tcPr>
            <w:tcW w:w="0" w:type="auto"/>
            <w:hideMark/>
          </w:tcPr>
          <w:p w14:paraId="3AB6D250"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RMS Bonds</w:t>
            </w:r>
          </w:p>
        </w:tc>
        <w:tc>
          <w:tcPr>
            <w:tcW w:w="0" w:type="auto"/>
            <w:hideMark/>
          </w:tcPr>
          <w:p w14:paraId="12AF0FBF" w14:textId="77777777" w:rsidR="00A6251C" w:rsidRPr="002A0BFE" w:rsidRDefault="00A6251C" w:rsidP="00520F8F">
            <w:pPr>
              <w:jc w:val="both"/>
              <w:rPr>
                <w:rFonts w:eastAsia="Times New Roman" w:cs="Times New Roman"/>
                <w:b/>
                <w:bCs/>
                <w:kern w:val="0"/>
                <w:sz w:val="12"/>
                <w:szCs w:val="12"/>
                <w14:ligatures w14:val="none"/>
              </w:rPr>
            </w:pPr>
            <w:r w:rsidRPr="002A0BFE">
              <w:rPr>
                <w:rFonts w:eastAsia="Times New Roman" w:cs="Times New Roman"/>
                <w:b/>
                <w:bCs/>
                <w:kern w:val="0"/>
                <w:sz w:val="12"/>
                <w:szCs w:val="12"/>
                <w14:ligatures w14:val="none"/>
              </w:rPr>
              <w:t xml:space="preserve">RMS Angles </w:t>
            </w:r>
          </w:p>
        </w:tc>
        <w:tc>
          <w:tcPr>
            <w:tcW w:w="0" w:type="auto"/>
            <w:hideMark/>
          </w:tcPr>
          <w:p w14:paraId="60FBCD34" w14:textId="77777777" w:rsidR="00A6251C" w:rsidRPr="002A0BFE" w:rsidRDefault="00A6251C" w:rsidP="00520F8F">
            <w:pPr>
              <w:jc w:val="both"/>
              <w:rPr>
                <w:rFonts w:eastAsia="Times New Roman" w:cs="Times New Roman"/>
                <w:b/>
                <w:bCs/>
                <w:kern w:val="0"/>
                <w:sz w:val="12"/>
                <w:szCs w:val="12"/>
                <w14:ligatures w14:val="none"/>
              </w:rPr>
            </w:pPr>
            <w:proofErr w:type="spellStart"/>
            <w:r w:rsidRPr="002A0BFE">
              <w:rPr>
                <w:rFonts w:eastAsia="Times New Roman" w:cs="Times New Roman"/>
                <w:b/>
                <w:bCs/>
                <w:kern w:val="0"/>
                <w:sz w:val="12"/>
                <w:szCs w:val="12"/>
                <w14:ligatures w14:val="none"/>
              </w:rPr>
              <w:t>MolProbity</w:t>
            </w:r>
            <w:proofErr w:type="spellEnd"/>
            <w:r w:rsidRPr="002A0BFE">
              <w:rPr>
                <w:rFonts w:eastAsia="Times New Roman" w:cs="Times New Roman"/>
                <w:b/>
                <w:bCs/>
                <w:kern w:val="0"/>
                <w:sz w:val="12"/>
                <w:szCs w:val="12"/>
                <w14:ligatures w14:val="none"/>
              </w:rPr>
              <w:t xml:space="preserve"> Score</w:t>
            </w:r>
          </w:p>
        </w:tc>
      </w:tr>
      <w:tr w:rsidR="00A6251C" w:rsidRPr="002A0BFE" w14:paraId="63E9C929" w14:textId="77777777" w:rsidTr="00520F8F">
        <w:tc>
          <w:tcPr>
            <w:tcW w:w="0" w:type="auto"/>
            <w:hideMark/>
          </w:tcPr>
          <w:p w14:paraId="046E99AF" w14:textId="69CE083B"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_10</w:t>
            </w:r>
          </w:p>
        </w:tc>
        <w:tc>
          <w:tcPr>
            <w:tcW w:w="0" w:type="auto"/>
            <w:hideMark/>
          </w:tcPr>
          <w:p w14:paraId="220A74C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39.17</w:t>
            </w:r>
          </w:p>
        </w:tc>
        <w:tc>
          <w:tcPr>
            <w:tcW w:w="0" w:type="auto"/>
            <w:hideMark/>
          </w:tcPr>
          <w:p w14:paraId="062F354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33.44</w:t>
            </w:r>
          </w:p>
        </w:tc>
        <w:tc>
          <w:tcPr>
            <w:tcW w:w="0" w:type="auto"/>
            <w:hideMark/>
          </w:tcPr>
          <w:p w14:paraId="5C1C0B6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10.4</w:t>
            </w:r>
          </w:p>
        </w:tc>
        <w:tc>
          <w:tcPr>
            <w:tcW w:w="0" w:type="auto"/>
            <w:hideMark/>
          </w:tcPr>
          <w:p w14:paraId="3AEF79F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13.77</w:t>
            </w:r>
          </w:p>
        </w:tc>
        <w:tc>
          <w:tcPr>
            <w:tcW w:w="0" w:type="auto"/>
            <w:hideMark/>
          </w:tcPr>
          <w:p w14:paraId="1026CE0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0.0208</w:t>
            </w:r>
          </w:p>
        </w:tc>
        <w:tc>
          <w:tcPr>
            <w:tcW w:w="0" w:type="auto"/>
            <w:hideMark/>
          </w:tcPr>
          <w:p w14:paraId="3BB9A49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6.13</w:t>
            </w:r>
          </w:p>
        </w:tc>
        <w:tc>
          <w:tcPr>
            <w:tcW w:w="0" w:type="auto"/>
            <w:hideMark/>
          </w:tcPr>
          <w:p w14:paraId="5BEC702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3.47</w:t>
            </w:r>
          </w:p>
        </w:tc>
        <w:tc>
          <w:tcPr>
            <w:tcW w:w="0" w:type="auto"/>
            <w:hideMark/>
          </w:tcPr>
          <w:p w14:paraId="18984C1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1.91</w:t>
            </w:r>
          </w:p>
        </w:tc>
        <w:tc>
          <w:tcPr>
            <w:tcW w:w="0" w:type="auto"/>
            <w:hideMark/>
          </w:tcPr>
          <w:p w14:paraId="25ABA46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90.76</w:t>
            </w:r>
          </w:p>
        </w:tc>
        <w:tc>
          <w:tcPr>
            <w:tcW w:w="0" w:type="auto"/>
            <w:hideMark/>
          </w:tcPr>
          <w:p w14:paraId="44CE2CE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1.16</w:t>
            </w:r>
          </w:p>
        </w:tc>
        <w:tc>
          <w:tcPr>
            <w:tcW w:w="0" w:type="auto"/>
            <w:hideMark/>
          </w:tcPr>
          <w:p w14:paraId="349C6F1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6.01</w:t>
            </w:r>
          </w:p>
        </w:tc>
        <w:tc>
          <w:tcPr>
            <w:tcW w:w="0" w:type="auto"/>
            <w:hideMark/>
          </w:tcPr>
          <w:p w14:paraId="705E4D1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0.0302</w:t>
            </w:r>
          </w:p>
        </w:tc>
        <w:tc>
          <w:tcPr>
            <w:tcW w:w="0" w:type="auto"/>
            <w:hideMark/>
          </w:tcPr>
          <w:p w14:paraId="6CBFA09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6.33</w:t>
            </w:r>
          </w:p>
        </w:tc>
        <w:tc>
          <w:tcPr>
            <w:tcW w:w="0" w:type="auto"/>
            <w:hideMark/>
          </w:tcPr>
          <w:p w14:paraId="0E801D1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1.90</w:t>
            </w:r>
          </w:p>
        </w:tc>
      </w:tr>
      <w:tr w:rsidR="00A6251C" w:rsidRPr="002A0BFE" w14:paraId="7DDA6806" w14:textId="77777777" w:rsidTr="00520F8F">
        <w:tc>
          <w:tcPr>
            <w:tcW w:w="0" w:type="auto"/>
            <w:hideMark/>
          </w:tcPr>
          <w:p w14:paraId="1AD70BC1" w14:textId="564BC627"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_11</w:t>
            </w:r>
          </w:p>
        </w:tc>
        <w:tc>
          <w:tcPr>
            <w:tcW w:w="0" w:type="auto"/>
            <w:hideMark/>
          </w:tcPr>
          <w:p w14:paraId="46EAA72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42.32</w:t>
            </w:r>
          </w:p>
        </w:tc>
        <w:tc>
          <w:tcPr>
            <w:tcW w:w="0" w:type="auto"/>
            <w:hideMark/>
          </w:tcPr>
          <w:p w14:paraId="331A89C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26.59</w:t>
            </w:r>
          </w:p>
        </w:tc>
        <w:tc>
          <w:tcPr>
            <w:tcW w:w="0" w:type="auto"/>
            <w:hideMark/>
          </w:tcPr>
          <w:p w14:paraId="1C24B3F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13.29</w:t>
            </w:r>
          </w:p>
        </w:tc>
        <w:tc>
          <w:tcPr>
            <w:tcW w:w="0" w:type="auto"/>
            <w:hideMark/>
          </w:tcPr>
          <w:p w14:paraId="471903A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27.69</w:t>
            </w:r>
          </w:p>
        </w:tc>
        <w:tc>
          <w:tcPr>
            <w:tcW w:w="0" w:type="auto"/>
            <w:hideMark/>
          </w:tcPr>
          <w:p w14:paraId="25AE710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0.0237</w:t>
            </w:r>
          </w:p>
        </w:tc>
        <w:tc>
          <w:tcPr>
            <w:tcW w:w="0" w:type="auto"/>
            <w:hideMark/>
          </w:tcPr>
          <w:p w14:paraId="3033762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6.90</w:t>
            </w:r>
          </w:p>
        </w:tc>
        <w:tc>
          <w:tcPr>
            <w:tcW w:w="0" w:type="auto"/>
            <w:hideMark/>
          </w:tcPr>
          <w:p w14:paraId="4147C69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3.85</w:t>
            </w:r>
          </w:p>
        </w:tc>
        <w:tc>
          <w:tcPr>
            <w:tcW w:w="0" w:type="auto"/>
            <w:hideMark/>
          </w:tcPr>
          <w:p w14:paraId="799ACA0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2.25</w:t>
            </w:r>
          </w:p>
        </w:tc>
        <w:tc>
          <w:tcPr>
            <w:tcW w:w="0" w:type="auto"/>
            <w:hideMark/>
          </w:tcPr>
          <w:p w14:paraId="42453E5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89.14</w:t>
            </w:r>
          </w:p>
        </w:tc>
        <w:tc>
          <w:tcPr>
            <w:tcW w:w="0" w:type="auto"/>
            <w:hideMark/>
          </w:tcPr>
          <w:p w14:paraId="75757AA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2.80</w:t>
            </w:r>
          </w:p>
        </w:tc>
        <w:tc>
          <w:tcPr>
            <w:tcW w:w="0" w:type="auto"/>
            <w:hideMark/>
          </w:tcPr>
          <w:p w14:paraId="36F02E5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13.71</w:t>
            </w:r>
          </w:p>
        </w:tc>
        <w:tc>
          <w:tcPr>
            <w:tcW w:w="0" w:type="auto"/>
            <w:hideMark/>
          </w:tcPr>
          <w:p w14:paraId="372EA43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0.0353</w:t>
            </w:r>
          </w:p>
        </w:tc>
        <w:tc>
          <w:tcPr>
            <w:tcW w:w="0" w:type="auto"/>
            <w:hideMark/>
          </w:tcPr>
          <w:p w14:paraId="135F697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6.65</w:t>
            </w:r>
          </w:p>
        </w:tc>
        <w:tc>
          <w:tcPr>
            <w:tcW w:w="0" w:type="auto"/>
            <w:hideMark/>
          </w:tcPr>
          <w:p w14:paraId="4E5DC1A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2.56</w:t>
            </w:r>
          </w:p>
        </w:tc>
      </w:tr>
      <w:tr w:rsidR="00A6251C" w:rsidRPr="002A0BFE" w14:paraId="72A3C8B9" w14:textId="77777777" w:rsidTr="00520F8F">
        <w:tc>
          <w:tcPr>
            <w:tcW w:w="0" w:type="auto"/>
            <w:hideMark/>
          </w:tcPr>
          <w:p w14:paraId="3ED597E7" w14:textId="2700FB18"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_12</w:t>
            </w:r>
          </w:p>
        </w:tc>
        <w:tc>
          <w:tcPr>
            <w:tcW w:w="0" w:type="auto"/>
            <w:hideMark/>
          </w:tcPr>
          <w:p w14:paraId="23315E2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38.98</w:t>
            </w:r>
          </w:p>
        </w:tc>
        <w:tc>
          <w:tcPr>
            <w:tcW w:w="0" w:type="auto"/>
            <w:hideMark/>
          </w:tcPr>
          <w:p w14:paraId="37F59A7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31.36</w:t>
            </w:r>
          </w:p>
        </w:tc>
        <w:tc>
          <w:tcPr>
            <w:tcW w:w="0" w:type="auto"/>
            <w:hideMark/>
          </w:tcPr>
          <w:p w14:paraId="6434A09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13.04</w:t>
            </w:r>
          </w:p>
        </w:tc>
        <w:tc>
          <w:tcPr>
            <w:tcW w:w="0" w:type="auto"/>
            <w:hideMark/>
          </w:tcPr>
          <w:p w14:paraId="5201083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24.79</w:t>
            </w:r>
          </w:p>
        </w:tc>
        <w:tc>
          <w:tcPr>
            <w:tcW w:w="0" w:type="auto"/>
            <w:hideMark/>
          </w:tcPr>
          <w:p w14:paraId="0CA4CD2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0.0210</w:t>
            </w:r>
          </w:p>
        </w:tc>
        <w:tc>
          <w:tcPr>
            <w:tcW w:w="0" w:type="auto"/>
            <w:hideMark/>
          </w:tcPr>
          <w:p w14:paraId="295FC46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5.84</w:t>
            </w:r>
          </w:p>
        </w:tc>
        <w:tc>
          <w:tcPr>
            <w:tcW w:w="0" w:type="auto"/>
            <w:hideMark/>
          </w:tcPr>
          <w:p w14:paraId="59FDD4A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3.79</w:t>
            </w:r>
          </w:p>
        </w:tc>
        <w:tc>
          <w:tcPr>
            <w:tcW w:w="0" w:type="auto"/>
            <w:hideMark/>
          </w:tcPr>
          <w:p w14:paraId="79D481A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1.69</w:t>
            </w:r>
          </w:p>
        </w:tc>
        <w:tc>
          <w:tcPr>
            <w:tcW w:w="0" w:type="auto"/>
            <w:hideMark/>
          </w:tcPr>
          <w:p w14:paraId="687DF1B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91.53</w:t>
            </w:r>
          </w:p>
        </w:tc>
        <w:tc>
          <w:tcPr>
            <w:tcW w:w="0" w:type="auto"/>
            <w:hideMark/>
          </w:tcPr>
          <w:p w14:paraId="42AE55B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0.87</w:t>
            </w:r>
          </w:p>
        </w:tc>
        <w:tc>
          <w:tcPr>
            <w:tcW w:w="0" w:type="auto"/>
            <w:hideMark/>
          </w:tcPr>
          <w:p w14:paraId="351C1B3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3.74</w:t>
            </w:r>
          </w:p>
        </w:tc>
        <w:tc>
          <w:tcPr>
            <w:tcW w:w="0" w:type="auto"/>
            <w:hideMark/>
          </w:tcPr>
          <w:p w14:paraId="124CC18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0.0318</w:t>
            </w:r>
          </w:p>
        </w:tc>
        <w:tc>
          <w:tcPr>
            <w:tcW w:w="0" w:type="auto"/>
            <w:hideMark/>
          </w:tcPr>
          <w:p w14:paraId="25A8585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6.17</w:t>
            </w:r>
          </w:p>
        </w:tc>
        <w:tc>
          <w:tcPr>
            <w:tcW w:w="0" w:type="auto"/>
            <w:hideMark/>
          </w:tcPr>
          <w:p w14:paraId="4652D43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1.67</w:t>
            </w:r>
          </w:p>
        </w:tc>
      </w:tr>
      <w:tr w:rsidR="00A6251C" w:rsidRPr="002A0BFE" w14:paraId="2F5A1282" w14:textId="77777777" w:rsidTr="00520F8F">
        <w:tc>
          <w:tcPr>
            <w:tcW w:w="0" w:type="auto"/>
            <w:hideMark/>
          </w:tcPr>
          <w:p w14:paraId="10584863" w14:textId="7D2A72FE"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_13</w:t>
            </w:r>
          </w:p>
        </w:tc>
        <w:tc>
          <w:tcPr>
            <w:tcW w:w="0" w:type="auto"/>
            <w:hideMark/>
          </w:tcPr>
          <w:p w14:paraId="25DDB61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6.85</w:t>
            </w:r>
          </w:p>
        </w:tc>
        <w:tc>
          <w:tcPr>
            <w:tcW w:w="0" w:type="auto"/>
            <w:hideMark/>
          </w:tcPr>
          <w:p w14:paraId="459F45B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85.89</w:t>
            </w:r>
          </w:p>
        </w:tc>
        <w:tc>
          <w:tcPr>
            <w:tcW w:w="0" w:type="auto"/>
            <w:hideMark/>
          </w:tcPr>
          <w:p w14:paraId="0A41F0D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10.26</w:t>
            </w:r>
          </w:p>
        </w:tc>
        <w:tc>
          <w:tcPr>
            <w:tcW w:w="0" w:type="auto"/>
            <w:hideMark/>
          </w:tcPr>
          <w:p w14:paraId="1EC0676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27.60</w:t>
            </w:r>
          </w:p>
        </w:tc>
        <w:tc>
          <w:tcPr>
            <w:tcW w:w="0" w:type="auto"/>
            <w:hideMark/>
          </w:tcPr>
          <w:p w14:paraId="564ACBD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0.0269</w:t>
            </w:r>
          </w:p>
        </w:tc>
        <w:tc>
          <w:tcPr>
            <w:tcW w:w="0" w:type="auto"/>
            <w:hideMark/>
          </w:tcPr>
          <w:p w14:paraId="0E7A6AD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3.18</w:t>
            </w:r>
          </w:p>
        </w:tc>
        <w:tc>
          <w:tcPr>
            <w:tcW w:w="0" w:type="auto"/>
            <w:hideMark/>
          </w:tcPr>
          <w:p w14:paraId="0960B5D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3.34</w:t>
            </w:r>
          </w:p>
        </w:tc>
        <w:tc>
          <w:tcPr>
            <w:tcW w:w="0" w:type="auto"/>
            <w:hideMark/>
          </w:tcPr>
          <w:p w14:paraId="5E2D7BE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0.40</w:t>
            </w:r>
          </w:p>
        </w:tc>
        <w:tc>
          <w:tcPr>
            <w:tcW w:w="0" w:type="auto"/>
            <w:hideMark/>
          </w:tcPr>
          <w:p w14:paraId="11F75BF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94.35</w:t>
            </w:r>
          </w:p>
        </w:tc>
        <w:tc>
          <w:tcPr>
            <w:tcW w:w="0" w:type="auto"/>
            <w:hideMark/>
          </w:tcPr>
          <w:p w14:paraId="598F965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0.00</w:t>
            </w:r>
          </w:p>
        </w:tc>
        <w:tc>
          <w:tcPr>
            <w:tcW w:w="0" w:type="auto"/>
            <w:hideMark/>
          </w:tcPr>
          <w:p w14:paraId="7486E39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0.86</w:t>
            </w:r>
          </w:p>
        </w:tc>
        <w:tc>
          <w:tcPr>
            <w:tcW w:w="0" w:type="auto"/>
            <w:hideMark/>
          </w:tcPr>
          <w:p w14:paraId="75D4FD5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0.0237</w:t>
            </w:r>
          </w:p>
        </w:tc>
        <w:tc>
          <w:tcPr>
            <w:tcW w:w="0" w:type="auto"/>
            <w:hideMark/>
          </w:tcPr>
          <w:p w14:paraId="0708513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3.02</w:t>
            </w:r>
          </w:p>
        </w:tc>
        <w:tc>
          <w:tcPr>
            <w:tcW w:w="0" w:type="auto"/>
            <w:hideMark/>
          </w:tcPr>
          <w:p w14:paraId="65209DF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1.15</w:t>
            </w:r>
          </w:p>
        </w:tc>
      </w:tr>
      <w:tr w:rsidR="00A6251C" w:rsidRPr="002A0BFE" w14:paraId="533F3208" w14:textId="77777777" w:rsidTr="00520F8F">
        <w:tc>
          <w:tcPr>
            <w:tcW w:w="0" w:type="auto"/>
            <w:hideMark/>
          </w:tcPr>
          <w:p w14:paraId="2D84DB05" w14:textId="3916C843"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_14</w:t>
            </w:r>
          </w:p>
        </w:tc>
        <w:tc>
          <w:tcPr>
            <w:tcW w:w="0" w:type="auto"/>
            <w:hideMark/>
          </w:tcPr>
          <w:p w14:paraId="5CD327D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7.11</w:t>
            </w:r>
          </w:p>
        </w:tc>
        <w:tc>
          <w:tcPr>
            <w:tcW w:w="0" w:type="auto"/>
            <w:hideMark/>
          </w:tcPr>
          <w:p w14:paraId="2BABE82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85.38</w:t>
            </w:r>
          </w:p>
        </w:tc>
        <w:tc>
          <w:tcPr>
            <w:tcW w:w="0" w:type="auto"/>
            <w:hideMark/>
          </w:tcPr>
          <w:p w14:paraId="7CF4F3F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13.46</w:t>
            </w:r>
          </w:p>
        </w:tc>
        <w:tc>
          <w:tcPr>
            <w:tcW w:w="0" w:type="auto"/>
            <w:hideMark/>
          </w:tcPr>
          <w:p w14:paraId="5C40D4A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24.09</w:t>
            </w:r>
          </w:p>
        </w:tc>
        <w:tc>
          <w:tcPr>
            <w:tcW w:w="0" w:type="auto"/>
            <w:hideMark/>
          </w:tcPr>
          <w:p w14:paraId="3E2AD6D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0.0255</w:t>
            </w:r>
          </w:p>
        </w:tc>
        <w:tc>
          <w:tcPr>
            <w:tcW w:w="0" w:type="auto"/>
            <w:hideMark/>
          </w:tcPr>
          <w:p w14:paraId="0C81F87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3.14</w:t>
            </w:r>
          </w:p>
        </w:tc>
        <w:tc>
          <w:tcPr>
            <w:tcW w:w="0" w:type="auto"/>
            <w:hideMark/>
          </w:tcPr>
          <w:p w14:paraId="7124A8D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3.38</w:t>
            </w:r>
          </w:p>
        </w:tc>
        <w:tc>
          <w:tcPr>
            <w:tcW w:w="0" w:type="auto"/>
            <w:hideMark/>
          </w:tcPr>
          <w:p w14:paraId="266E3D3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0.40</w:t>
            </w:r>
          </w:p>
        </w:tc>
        <w:tc>
          <w:tcPr>
            <w:tcW w:w="0" w:type="auto"/>
            <w:hideMark/>
          </w:tcPr>
          <w:p w14:paraId="6E300DD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96.44</w:t>
            </w:r>
          </w:p>
        </w:tc>
        <w:tc>
          <w:tcPr>
            <w:tcW w:w="0" w:type="auto"/>
            <w:hideMark/>
          </w:tcPr>
          <w:p w14:paraId="448F282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0.00</w:t>
            </w:r>
          </w:p>
        </w:tc>
        <w:tc>
          <w:tcPr>
            <w:tcW w:w="0" w:type="auto"/>
            <w:hideMark/>
          </w:tcPr>
          <w:p w14:paraId="430330C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4.26</w:t>
            </w:r>
          </w:p>
        </w:tc>
        <w:tc>
          <w:tcPr>
            <w:tcW w:w="0" w:type="auto"/>
            <w:hideMark/>
          </w:tcPr>
          <w:p w14:paraId="6C727A3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0.0254</w:t>
            </w:r>
          </w:p>
        </w:tc>
        <w:tc>
          <w:tcPr>
            <w:tcW w:w="0" w:type="auto"/>
            <w:hideMark/>
          </w:tcPr>
          <w:p w14:paraId="7EC74D7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3.93</w:t>
            </w:r>
          </w:p>
        </w:tc>
        <w:tc>
          <w:tcPr>
            <w:tcW w:w="0" w:type="auto"/>
            <w:hideMark/>
          </w:tcPr>
          <w:p w14:paraId="3EF4DFE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1.44</w:t>
            </w:r>
          </w:p>
        </w:tc>
      </w:tr>
      <w:tr w:rsidR="00A6251C" w:rsidRPr="002A0BFE" w14:paraId="2121D7E8" w14:textId="77777777" w:rsidTr="00520F8F">
        <w:tc>
          <w:tcPr>
            <w:tcW w:w="0" w:type="auto"/>
            <w:hideMark/>
          </w:tcPr>
          <w:p w14:paraId="3A6F39D1" w14:textId="32690DAC"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_15</w:t>
            </w:r>
          </w:p>
        </w:tc>
        <w:tc>
          <w:tcPr>
            <w:tcW w:w="0" w:type="auto"/>
            <w:hideMark/>
          </w:tcPr>
          <w:p w14:paraId="5809E9C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13.89</w:t>
            </w:r>
          </w:p>
        </w:tc>
        <w:tc>
          <w:tcPr>
            <w:tcW w:w="0" w:type="auto"/>
            <w:hideMark/>
          </w:tcPr>
          <w:p w14:paraId="0F59815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74.07</w:t>
            </w:r>
          </w:p>
        </w:tc>
        <w:tc>
          <w:tcPr>
            <w:tcW w:w="0" w:type="auto"/>
            <w:hideMark/>
          </w:tcPr>
          <w:p w14:paraId="77C45DA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19.80</w:t>
            </w:r>
          </w:p>
        </w:tc>
        <w:tc>
          <w:tcPr>
            <w:tcW w:w="0" w:type="auto"/>
            <w:hideMark/>
          </w:tcPr>
          <w:p w14:paraId="434957C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39.06</w:t>
            </w:r>
          </w:p>
        </w:tc>
        <w:tc>
          <w:tcPr>
            <w:tcW w:w="0" w:type="auto"/>
            <w:hideMark/>
          </w:tcPr>
          <w:p w14:paraId="6FB89EF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0.0282</w:t>
            </w:r>
          </w:p>
        </w:tc>
        <w:tc>
          <w:tcPr>
            <w:tcW w:w="0" w:type="auto"/>
            <w:hideMark/>
          </w:tcPr>
          <w:p w14:paraId="18B8573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4.30</w:t>
            </w:r>
          </w:p>
        </w:tc>
        <w:tc>
          <w:tcPr>
            <w:tcW w:w="0" w:type="auto"/>
            <w:hideMark/>
          </w:tcPr>
          <w:p w14:paraId="72F74E1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3.86</w:t>
            </w:r>
          </w:p>
        </w:tc>
        <w:tc>
          <w:tcPr>
            <w:tcW w:w="0" w:type="auto"/>
            <w:hideMark/>
          </w:tcPr>
          <w:p w14:paraId="147AE80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0.62</w:t>
            </w:r>
          </w:p>
        </w:tc>
        <w:tc>
          <w:tcPr>
            <w:tcW w:w="0" w:type="auto"/>
            <w:hideMark/>
          </w:tcPr>
          <w:p w14:paraId="4A230B5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92.90</w:t>
            </w:r>
          </w:p>
        </w:tc>
        <w:tc>
          <w:tcPr>
            <w:tcW w:w="0" w:type="auto"/>
            <w:hideMark/>
          </w:tcPr>
          <w:p w14:paraId="3D77AD9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0.50</w:t>
            </w:r>
          </w:p>
        </w:tc>
        <w:tc>
          <w:tcPr>
            <w:tcW w:w="0" w:type="auto"/>
            <w:hideMark/>
          </w:tcPr>
          <w:p w14:paraId="334AC27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3.99</w:t>
            </w:r>
          </w:p>
        </w:tc>
        <w:tc>
          <w:tcPr>
            <w:tcW w:w="0" w:type="auto"/>
            <w:hideMark/>
          </w:tcPr>
          <w:p w14:paraId="5613DFF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0.0191</w:t>
            </w:r>
          </w:p>
        </w:tc>
        <w:tc>
          <w:tcPr>
            <w:tcW w:w="0" w:type="auto"/>
            <w:hideMark/>
          </w:tcPr>
          <w:p w14:paraId="53840D8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4.00</w:t>
            </w:r>
          </w:p>
        </w:tc>
        <w:tc>
          <w:tcPr>
            <w:tcW w:w="0" w:type="auto"/>
            <w:hideMark/>
          </w:tcPr>
          <w:p w14:paraId="0C07C51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1.64</w:t>
            </w:r>
          </w:p>
        </w:tc>
      </w:tr>
      <w:tr w:rsidR="00A6251C" w:rsidRPr="002A0BFE" w14:paraId="4DEEC122" w14:textId="77777777" w:rsidTr="00520F8F">
        <w:tc>
          <w:tcPr>
            <w:tcW w:w="0" w:type="auto"/>
            <w:hideMark/>
          </w:tcPr>
          <w:p w14:paraId="2A64A81D" w14:textId="07F8CDB8"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_16</w:t>
            </w:r>
          </w:p>
        </w:tc>
        <w:tc>
          <w:tcPr>
            <w:tcW w:w="0" w:type="auto"/>
            <w:hideMark/>
          </w:tcPr>
          <w:p w14:paraId="7292294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20.74</w:t>
            </w:r>
          </w:p>
        </w:tc>
        <w:tc>
          <w:tcPr>
            <w:tcW w:w="0" w:type="auto"/>
            <w:hideMark/>
          </w:tcPr>
          <w:p w14:paraId="6C46E40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66.25</w:t>
            </w:r>
          </w:p>
        </w:tc>
        <w:tc>
          <w:tcPr>
            <w:tcW w:w="0" w:type="auto"/>
            <w:hideMark/>
          </w:tcPr>
          <w:p w14:paraId="76A6F35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19.31</w:t>
            </w:r>
          </w:p>
        </w:tc>
        <w:tc>
          <w:tcPr>
            <w:tcW w:w="0" w:type="auto"/>
            <w:hideMark/>
          </w:tcPr>
          <w:p w14:paraId="7DD1B10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34.02</w:t>
            </w:r>
          </w:p>
        </w:tc>
        <w:tc>
          <w:tcPr>
            <w:tcW w:w="0" w:type="auto"/>
            <w:hideMark/>
          </w:tcPr>
          <w:p w14:paraId="70827AA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0.0256</w:t>
            </w:r>
          </w:p>
        </w:tc>
        <w:tc>
          <w:tcPr>
            <w:tcW w:w="0" w:type="auto"/>
            <w:hideMark/>
          </w:tcPr>
          <w:p w14:paraId="58A8D37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4.94</w:t>
            </w:r>
          </w:p>
        </w:tc>
        <w:tc>
          <w:tcPr>
            <w:tcW w:w="0" w:type="auto"/>
            <w:hideMark/>
          </w:tcPr>
          <w:p w14:paraId="5FC4E12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3.86</w:t>
            </w:r>
          </w:p>
        </w:tc>
        <w:tc>
          <w:tcPr>
            <w:tcW w:w="0" w:type="auto"/>
            <w:hideMark/>
          </w:tcPr>
          <w:p w14:paraId="1EFF8BF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0.62</w:t>
            </w:r>
          </w:p>
        </w:tc>
        <w:tc>
          <w:tcPr>
            <w:tcW w:w="0" w:type="auto"/>
            <w:hideMark/>
          </w:tcPr>
          <w:p w14:paraId="4CA9259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89.78</w:t>
            </w:r>
          </w:p>
        </w:tc>
        <w:tc>
          <w:tcPr>
            <w:tcW w:w="0" w:type="auto"/>
            <w:hideMark/>
          </w:tcPr>
          <w:p w14:paraId="10133DA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0.00</w:t>
            </w:r>
          </w:p>
        </w:tc>
        <w:tc>
          <w:tcPr>
            <w:tcW w:w="0" w:type="auto"/>
            <w:hideMark/>
          </w:tcPr>
          <w:p w14:paraId="4D3069C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4.89</w:t>
            </w:r>
          </w:p>
        </w:tc>
        <w:tc>
          <w:tcPr>
            <w:tcW w:w="0" w:type="auto"/>
            <w:hideMark/>
          </w:tcPr>
          <w:p w14:paraId="5556259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0.0177</w:t>
            </w:r>
          </w:p>
        </w:tc>
        <w:tc>
          <w:tcPr>
            <w:tcW w:w="0" w:type="auto"/>
            <w:hideMark/>
          </w:tcPr>
          <w:p w14:paraId="64EE1F0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4.63</w:t>
            </w:r>
          </w:p>
        </w:tc>
        <w:tc>
          <w:tcPr>
            <w:tcW w:w="0" w:type="auto"/>
            <w:hideMark/>
          </w:tcPr>
          <w:p w14:paraId="1E2A0AD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1.81</w:t>
            </w:r>
          </w:p>
        </w:tc>
      </w:tr>
      <w:tr w:rsidR="00A6251C" w:rsidRPr="002A0BFE" w14:paraId="6B108B9A" w14:textId="77777777" w:rsidTr="00520F8F">
        <w:tc>
          <w:tcPr>
            <w:tcW w:w="0" w:type="auto"/>
            <w:hideMark/>
          </w:tcPr>
          <w:p w14:paraId="5B7405D3" w14:textId="57D37553"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_1</w:t>
            </w:r>
          </w:p>
        </w:tc>
        <w:tc>
          <w:tcPr>
            <w:tcW w:w="0" w:type="auto"/>
            <w:hideMark/>
          </w:tcPr>
          <w:p w14:paraId="0D104CA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44.81</w:t>
            </w:r>
          </w:p>
        </w:tc>
        <w:tc>
          <w:tcPr>
            <w:tcW w:w="0" w:type="auto"/>
            <w:hideMark/>
          </w:tcPr>
          <w:p w14:paraId="4558F30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26.95</w:t>
            </w:r>
          </w:p>
        </w:tc>
        <w:tc>
          <w:tcPr>
            <w:tcW w:w="0" w:type="auto"/>
            <w:hideMark/>
          </w:tcPr>
          <w:p w14:paraId="006FA63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9.09</w:t>
            </w:r>
          </w:p>
        </w:tc>
        <w:tc>
          <w:tcPr>
            <w:tcW w:w="0" w:type="auto"/>
            <w:hideMark/>
          </w:tcPr>
          <w:p w14:paraId="5648439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14.94</w:t>
            </w:r>
          </w:p>
        </w:tc>
        <w:tc>
          <w:tcPr>
            <w:tcW w:w="0" w:type="auto"/>
            <w:hideMark/>
          </w:tcPr>
          <w:p w14:paraId="2D55561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0.0219</w:t>
            </w:r>
          </w:p>
        </w:tc>
        <w:tc>
          <w:tcPr>
            <w:tcW w:w="0" w:type="auto"/>
            <w:hideMark/>
          </w:tcPr>
          <w:p w14:paraId="3DD38C3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6.59</w:t>
            </w:r>
          </w:p>
        </w:tc>
        <w:tc>
          <w:tcPr>
            <w:tcW w:w="0" w:type="auto"/>
            <w:hideMark/>
          </w:tcPr>
          <w:p w14:paraId="77B5E83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3.48</w:t>
            </w:r>
          </w:p>
        </w:tc>
        <w:tc>
          <w:tcPr>
            <w:tcW w:w="0" w:type="auto"/>
            <w:hideMark/>
          </w:tcPr>
          <w:p w14:paraId="189BBEC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0.97</w:t>
            </w:r>
          </w:p>
        </w:tc>
        <w:tc>
          <w:tcPr>
            <w:tcW w:w="0" w:type="auto"/>
            <w:hideMark/>
          </w:tcPr>
          <w:p w14:paraId="29F2EF4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90.26</w:t>
            </w:r>
          </w:p>
        </w:tc>
        <w:tc>
          <w:tcPr>
            <w:tcW w:w="0" w:type="auto"/>
            <w:hideMark/>
          </w:tcPr>
          <w:p w14:paraId="67D22A7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0.61</w:t>
            </w:r>
          </w:p>
        </w:tc>
        <w:tc>
          <w:tcPr>
            <w:tcW w:w="0" w:type="auto"/>
            <w:hideMark/>
          </w:tcPr>
          <w:p w14:paraId="04B50A5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3.93</w:t>
            </w:r>
          </w:p>
        </w:tc>
        <w:tc>
          <w:tcPr>
            <w:tcW w:w="0" w:type="auto"/>
            <w:hideMark/>
          </w:tcPr>
          <w:p w14:paraId="305AEBB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0.0279</w:t>
            </w:r>
          </w:p>
        </w:tc>
        <w:tc>
          <w:tcPr>
            <w:tcW w:w="0" w:type="auto"/>
            <w:hideMark/>
          </w:tcPr>
          <w:p w14:paraId="2B11E78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6.15</w:t>
            </w:r>
          </w:p>
        </w:tc>
        <w:tc>
          <w:tcPr>
            <w:tcW w:w="0" w:type="auto"/>
            <w:hideMark/>
          </w:tcPr>
          <w:p w14:paraId="68ED1A2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1.72</w:t>
            </w:r>
          </w:p>
        </w:tc>
      </w:tr>
      <w:tr w:rsidR="00A6251C" w:rsidRPr="002A0BFE" w14:paraId="40DAD960" w14:textId="77777777" w:rsidTr="00520F8F">
        <w:tc>
          <w:tcPr>
            <w:tcW w:w="0" w:type="auto"/>
            <w:hideMark/>
          </w:tcPr>
          <w:p w14:paraId="74C87972" w14:textId="13103365"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_2</w:t>
            </w:r>
          </w:p>
        </w:tc>
        <w:tc>
          <w:tcPr>
            <w:tcW w:w="0" w:type="auto"/>
            <w:hideMark/>
          </w:tcPr>
          <w:p w14:paraId="49E7F6D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38.96</w:t>
            </w:r>
          </w:p>
        </w:tc>
        <w:tc>
          <w:tcPr>
            <w:tcW w:w="0" w:type="auto"/>
            <w:hideMark/>
          </w:tcPr>
          <w:p w14:paraId="62F5434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30.19</w:t>
            </w:r>
          </w:p>
        </w:tc>
        <w:tc>
          <w:tcPr>
            <w:tcW w:w="0" w:type="auto"/>
            <w:hideMark/>
          </w:tcPr>
          <w:p w14:paraId="762335A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8.98</w:t>
            </w:r>
          </w:p>
        </w:tc>
        <w:tc>
          <w:tcPr>
            <w:tcW w:w="0" w:type="auto"/>
            <w:hideMark/>
          </w:tcPr>
          <w:p w14:paraId="3FCE950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13.17</w:t>
            </w:r>
          </w:p>
        </w:tc>
        <w:tc>
          <w:tcPr>
            <w:tcW w:w="0" w:type="auto"/>
            <w:hideMark/>
          </w:tcPr>
          <w:p w14:paraId="7338C28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0.0274</w:t>
            </w:r>
          </w:p>
        </w:tc>
        <w:tc>
          <w:tcPr>
            <w:tcW w:w="0" w:type="auto"/>
            <w:hideMark/>
          </w:tcPr>
          <w:p w14:paraId="638C893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5.71</w:t>
            </w:r>
          </w:p>
        </w:tc>
        <w:tc>
          <w:tcPr>
            <w:tcW w:w="0" w:type="auto"/>
            <w:hideMark/>
          </w:tcPr>
          <w:p w14:paraId="2178F5B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3.41</w:t>
            </w:r>
          </w:p>
        </w:tc>
        <w:tc>
          <w:tcPr>
            <w:tcW w:w="0" w:type="auto"/>
            <w:hideMark/>
          </w:tcPr>
          <w:p w14:paraId="38768B0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2.27</w:t>
            </w:r>
          </w:p>
        </w:tc>
        <w:tc>
          <w:tcPr>
            <w:tcW w:w="0" w:type="auto"/>
            <w:hideMark/>
          </w:tcPr>
          <w:p w14:paraId="36C04B7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87.01</w:t>
            </w:r>
          </w:p>
        </w:tc>
        <w:tc>
          <w:tcPr>
            <w:tcW w:w="0" w:type="auto"/>
            <w:hideMark/>
          </w:tcPr>
          <w:p w14:paraId="0A1B9F0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0.00</w:t>
            </w:r>
          </w:p>
        </w:tc>
        <w:tc>
          <w:tcPr>
            <w:tcW w:w="0" w:type="auto"/>
            <w:hideMark/>
          </w:tcPr>
          <w:p w14:paraId="60B062A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2.84</w:t>
            </w:r>
          </w:p>
        </w:tc>
        <w:tc>
          <w:tcPr>
            <w:tcW w:w="0" w:type="auto"/>
            <w:hideMark/>
          </w:tcPr>
          <w:p w14:paraId="69C5605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0.0242</w:t>
            </w:r>
          </w:p>
        </w:tc>
        <w:tc>
          <w:tcPr>
            <w:tcW w:w="0" w:type="auto"/>
            <w:hideMark/>
          </w:tcPr>
          <w:p w14:paraId="540E6C0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5.67</w:t>
            </w:r>
          </w:p>
        </w:tc>
        <w:tc>
          <w:tcPr>
            <w:tcW w:w="0" w:type="auto"/>
            <w:hideMark/>
          </w:tcPr>
          <w:p w14:paraId="48535B1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1.69</w:t>
            </w:r>
          </w:p>
        </w:tc>
      </w:tr>
      <w:tr w:rsidR="00A6251C" w:rsidRPr="002A0BFE" w14:paraId="5A291639" w14:textId="77777777" w:rsidTr="00520F8F">
        <w:tc>
          <w:tcPr>
            <w:tcW w:w="0" w:type="auto"/>
            <w:hideMark/>
          </w:tcPr>
          <w:p w14:paraId="26D2050E" w14:textId="11B1BC85"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_3</w:t>
            </w:r>
          </w:p>
        </w:tc>
        <w:tc>
          <w:tcPr>
            <w:tcW w:w="0" w:type="auto"/>
            <w:hideMark/>
          </w:tcPr>
          <w:p w14:paraId="6218A10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43.18</w:t>
            </w:r>
          </w:p>
        </w:tc>
        <w:tc>
          <w:tcPr>
            <w:tcW w:w="0" w:type="auto"/>
            <w:hideMark/>
          </w:tcPr>
          <w:p w14:paraId="65E5A90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27.27</w:t>
            </w:r>
          </w:p>
        </w:tc>
        <w:tc>
          <w:tcPr>
            <w:tcW w:w="0" w:type="auto"/>
            <w:hideMark/>
          </w:tcPr>
          <w:p w14:paraId="369299E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8.38</w:t>
            </w:r>
          </w:p>
        </w:tc>
        <w:tc>
          <w:tcPr>
            <w:tcW w:w="0" w:type="auto"/>
            <w:hideMark/>
          </w:tcPr>
          <w:p w14:paraId="312738B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12.16</w:t>
            </w:r>
          </w:p>
        </w:tc>
        <w:tc>
          <w:tcPr>
            <w:tcW w:w="0" w:type="auto"/>
            <w:hideMark/>
          </w:tcPr>
          <w:p w14:paraId="48B8943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0.0275</w:t>
            </w:r>
          </w:p>
        </w:tc>
        <w:tc>
          <w:tcPr>
            <w:tcW w:w="0" w:type="auto"/>
            <w:hideMark/>
          </w:tcPr>
          <w:p w14:paraId="6C1B990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5.89</w:t>
            </w:r>
          </w:p>
        </w:tc>
        <w:tc>
          <w:tcPr>
            <w:tcW w:w="0" w:type="auto"/>
            <w:hideMark/>
          </w:tcPr>
          <w:p w14:paraId="79C9F26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3.37</w:t>
            </w:r>
          </w:p>
        </w:tc>
        <w:tc>
          <w:tcPr>
            <w:tcW w:w="0" w:type="auto"/>
            <w:hideMark/>
          </w:tcPr>
          <w:p w14:paraId="53659CC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2.27</w:t>
            </w:r>
          </w:p>
        </w:tc>
        <w:tc>
          <w:tcPr>
            <w:tcW w:w="0" w:type="auto"/>
            <w:hideMark/>
          </w:tcPr>
          <w:p w14:paraId="7C3B86A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88.64</w:t>
            </w:r>
          </w:p>
        </w:tc>
        <w:tc>
          <w:tcPr>
            <w:tcW w:w="0" w:type="auto"/>
            <w:hideMark/>
          </w:tcPr>
          <w:p w14:paraId="12A8CB9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0.00</w:t>
            </w:r>
          </w:p>
        </w:tc>
        <w:tc>
          <w:tcPr>
            <w:tcW w:w="0" w:type="auto"/>
            <w:hideMark/>
          </w:tcPr>
          <w:p w14:paraId="7098536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4.14</w:t>
            </w:r>
          </w:p>
        </w:tc>
        <w:tc>
          <w:tcPr>
            <w:tcW w:w="0" w:type="auto"/>
            <w:hideMark/>
          </w:tcPr>
          <w:p w14:paraId="1EC54D1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0.0253</w:t>
            </w:r>
          </w:p>
        </w:tc>
        <w:tc>
          <w:tcPr>
            <w:tcW w:w="0" w:type="auto"/>
            <w:hideMark/>
          </w:tcPr>
          <w:p w14:paraId="122A88A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5.88</w:t>
            </w:r>
          </w:p>
        </w:tc>
        <w:tc>
          <w:tcPr>
            <w:tcW w:w="0" w:type="auto"/>
            <w:hideMark/>
          </w:tcPr>
          <w:p w14:paraId="04CA263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1.78</w:t>
            </w:r>
          </w:p>
        </w:tc>
      </w:tr>
      <w:tr w:rsidR="00A6251C" w:rsidRPr="002A0BFE" w14:paraId="138F28CB" w14:textId="77777777" w:rsidTr="00520F8F">
        <w:tc>
          <w:tcPr>
            <w:tcW w:w="0" w:type="auto"/>
            <w:hideMark/>
          </w:tcPr>
          <w:p w14:paraId="7546676A" w14:textId="2D97DE2E"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_4</w:t>
            </w:r>
          </w:p>
        </w:tc>
        <w:tc>
          <w:tcPr>
            <w:tcW w:w="0" w:type="auto"/>
            <w:hideMark/>
          </w:tcPr>
          <w:p w14:paraId="28FA3E2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43.18</w:t>
            </w:r>
          </w:p>
        </w:tc>
        <w:tc>
          <w:tcPr>
            <w:tcW w:w="0" w:type="auto"/>
            <w:hideMark/>
          </w:tcPr>
          <w:p w14:paraId="232E2BC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31.17</w:t>
            </w:r>
          </w:p>
        </w:tc>
        <w:tc>
          <w:tcPr>
            <w:tcW w:w="0" w:type="auto"/>
            <w:hideMark/>
          </w:tcPr>
          <w:p w14:paraId="3D51C56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10.84</w:t>
            </w:r>
          </w:p>
        </w:tc>
        <w:tc>
          <w:tcPr>
            <w:tcW w:w="0" w:type="auto"/>
            <w:hideMark/>
          </w:tcPr>
          <w:p w14:paraId="050E2FE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10.35</w:t>
            </w:r>
          </w:p>
        </w:tc>
        <w:tc>
          <w:tcPr>
            <w:tcW w:w="0" w:type="auto"/>
            <w:hideMark/>
          </w:tcPr>
          <w:p w14:paraId="0C4F4DB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0.0262</w:t>
            </w:r>
          </w:p>
        </w:tc>
        <w:tc>
          <w:tcPr>
            <w:tcW w:w="0" w:type="auto"/>
            <w:hideMark/>
          </w:tcPr>
          <w:p w14:paraId="5966095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6.03</w:t>
            </w:r>
          </w:p>
        </w:tc>
        <w:tc>
          <w:tcPr>
            <w:tcW w:w="0" w:type="auto"/>
            <w:hideMark/>
          </w:tcPr>
          <w:p w14:paraId="3A80A1C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3.38</w:t>
            </w:r>
          </w:p>
        </w:tc>
        <w:tc>
          <w:tcPr>
            <w:tcW w:w="0" w:type="auto"/>
            <w:hideMark/>
          </w:tcPr>
          <w:p w14:paraId="73CBF77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1.62</w:t>
            </w:r>
          </w:p>
        </w:tc>
        <w:tc>
          <w:tcPr>
            <w:tcW w:w="0" w:type="auto"/>
            <w:hideMark/>
          </w:tcPr>
          <w:p w14:paraId="72E22AD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87.34</w:t>
            </w:r>
          </w:p>
        </w:tc>
        <w:tc>
          <w:tcPr>
            <w:tcW w:w="0" w:type="auto"/>
            <w:hideMark/>
          </w:tcPr>
          <w:p w14:paraId="6993197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0.60</w:t>
            </w:r>
          </w:p>
        </w:tc>
        <w:tc>
          <w:tcPr>
            <w:tcW w:w="0" w:type="auto"/>
            <w:hideMark/>
          </w:tcPr>
          <w:p w14:paraId="4B4467C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5.17</w:t>
            </w:r>
          </w:p>
        </w:tc>
        <w:tc>
          <w:tcPr>
            <w:tcW w:w="0" w:type="auto"/>
            <w:hideMark/>
          </w:tcPr>
          <w:p w14:paraId="1A4D578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0.0231</w:t>
            </w:r>
          </w:p>
        </w:tc>
        <w:tc>
          <w:tcPr>
            <w:tcW w:w="0" w:type="auto"/>
            <w:hideMark/>
          </w:tcPr>
          <w:p w14:paraId="24242FB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5.90</w:t>
            </w:r>
          </w:p>
        </w:tc>
        <w:tc>
          <w:tcPr>
            <w:tcW w:w="0" w:type="auto"/>
            <w:hideMark/>
          </w:tcPr>
          <w:p w14:paraId="1B47262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1.89</w:t>
            </w:r>
          </w:p>
        </w:tc>
      </w:tr>
      <w:tr w:rsidR="00A6251C" w:rsidRPr="002A0BFE" w14:paraId="6A672822" w14:textId="77777777" w:rsidTr="00520F8F">
        <w:tc>
          <w:tcPr>
            <w:tcW w:w="0" w:type="auto"/>
            <w:hideMark/>
          </w:tcPr>
          <w:p w14:paraId="761CB4EE" w14:textId="6963AC66"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_5</w:t>
            </w:r>
          </w:p>
        </w:tc>
        <w:tc>
          <w:tcPr>
            <w:tcW w:w="0" w:type="auto"/>
            <w:hideMark/>
          </w:tcPr>
          <w:p w14:paraId="46560FB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41.88</w:t>
            </w:r>
          </w:p>
        </w:tc>
        <w:tc>
          <w:tcPr>
            <w:tcW w:w="0" w:type="auto"/>
            <w:hideMark/>
          </w:tcPr>
          <w:p w14:paraId="6EA59FB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28.90</w:t>
            </w:r>
          </w:p>
        </w:tc>
        <w:tc>
          <w:tcPr>
            <w:tcW w:w="0" w:type="auto"/>
            <w:hideMark/>
          </w:tcPr>
          <w:p w14:paraId="62EC3CB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9.52</w:t>
            </w:r>
          </w:p>
        </w:tc>
        <w:tc>
          <w:tcPr>
            <w:tcW w:w="0" w:type="auto"/>
            <w:hideMark/>
          </w:tcPr>
          <w:p w14:paraId="1BE121A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17.86</w:t>
            </w:r>
          </w:p>
        </w:tc>
        <w:tc>
          <w:tcPr>
            <w:tcW w:w="0" w:type="auto"/>
            <w:hideMark/>
          </w:tcPr>
          <w:p w14:paraId="26D4C4D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0.0267</w:t>
            </w:r>
          </w:p>
        </w:tc>
        <w:tc>
          <w:tcPr>
            <w:tcW w:w="0" w:type="auto"/>
            <w:hideMark/>
          </w:tcPr>
          <w:p w14:paraId="4B90E07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5.97</w:t>
            </w:r>
          </w:p>
        </w:tc>
        <w:tc>
          <w:tcPr>
            <w:tcW w:w="0" w:type="auto"/>
            <w:hideMark/>
          </w:tcPr>
          <w:p w14:paraId="0FFF5BE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3.56</w:t>
            </w:r>
          </w:p>
        </w:tc>
        <w:tc>
          <w:tcPr>
            <w:tcW w:w="0" w:type="auto"/>
            <w:hideMark/>
          </w:tcPr>
          <w:p w14:paraId="52760C6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2.92</w:t>
            </w:r>
          </w:p>
        </w:tc>
        <w:tc>
          <w:tcPr>
            <w:tcW w:w="0" w:type="auto"/>
            <w:hideMark/>
          </w:tcPr>
          <w:p w14:paraId="15C7AB6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84.74</w:t>
            </w:r>
          </w:p>
        </w:tc>
        <w:tc>
          <w:tcPr>
            <w:tcW w:w="0" w:type="auto"/>
            <w:hideMark/>
          </w:tcPr>
          <w:p w14:paraId="2808822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2.38</w:t>
            </w:r>
          </w:p>
        </w:tc>
        <w:tc>
          <w:tcPr>
            <w:tcW w:w="0" w:type="auto"/>
            <w:hideMark/>
          </w:tcPr>
          <w:p w14:paraId="6975571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6.73</w:t>
            </w:r>
          </w:p>
        </w:tc>
        <w:tc>
          <w:tcPr>
            <w:tcW w:w="0" w:type="auto"/>
            <w:hideMark/>
          </w:tcPr>
          <w:p w14:paraId="559C3B5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0.0247</w:t>
            </w:r>
          </w:p>
        </w:tc>
        <w:tc>
          <w:tcPr>
            <w:tcW w:w="0" w:type="auto"/>
            <w:hideMark/>
          </w:tcPr>
          <w:p w14:paraId="659E6FB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5.87</w:t>
            </w:r>
          </w:p>
        </w:tc>
        <w:tc>
          <w:tcPr>
            <w:tcW w:w="0" w:type="auto"/>
            <w:hideMark/>
          </w:tcPr>
          <w:p w14:paraId="0A2FE4B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2.32</w:t>
            </w:r>
          </w:p>
        </w:tc>
      </w:tr>
      <w:tr w:rsidR="00A6251C" w:rsidRPr="002A0BFE" w14:paraId="349D57FB" w14:textId="77777777" w:rsidTr="00520F8F">
        <w:tc>
          <w:tcPr>
            <w:tcW w:w="0" w:type="auto"/>
            <w:hideMark/>
          </w:tcPr>
          <w:p w14:paraId="127B9BC3" w14:textId="4B807F8D"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_6</w:t>
            </w:r>
          </w:p>
        </w:tc>
        <w:tc>
          <w:tcPr>
            <w:tcW w:w="0" w:type="auto"/>
            <w:hideMark/>
          </w:tcPr>
          <w:p w14:paraId="2B13418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41.88</w:t>
            </w:r>
          </w:p>
        </w:tc>
        <w:tc>
          <w:tcPr>
            <w:tcW w:w="0" w:type="auto"/>
            <w:hideMark/>
          </w:tcPr>
          <w:p w14:paraId="1CC5F95E"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28.90</w:t>
            </w:r>
          </w:p>
        </w:tc>
        <w:tc>
          <w:tcPr>
            <w:tcW w:w="0" w:type="auto"/>
            <w:hideMark/>
          </w:tcPr>
          <w:p w14:paraId="71FC416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9.52</w:t>
            </w:r>
          </w:p>
        </w:tc>
        <w:tc>
          <w:tcPr>
            <w:tcW w:w="0" w:type="auto"/>
            <w:hideMark/>
          </w:tcPr>
          <w:p w14:paraId="7565AD0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17.86</w:t>
            </w:r>
          </w:p>
        </w:tc>
        <w:tc>
          <w:tcPr>
            <w:tcW w:w="0" w:type="auto"/>
            <w:hideMark/>
          </w:tcPr>
          <w:p w14:paraId="58AB268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0.0267</w:t>
            </w:r>
          </w:p>
        </w:tc>
        <w:tc>
          <w:tcPr>
            <w:tcW w:w="0" w:type="auto"/>
            <w:hideMark/>
          </w:tcPr>
          <w:p w14:paraId="38F1EC2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5.97</w:t>
            </w:r>
          </w:p>
        </w:tc>
        <w:tc>
          <w:tcPr>
            <w:tcW w:w="0" w:type="auto"/>
            <w:hideMark/>
          </w:tcPr>
          <w:p w14:paraId="33FE39B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3.56</w:t>
            </w:r>
          </w:p>
        </w:tc>
        <w:tc>
          <w:tcPr>
            <w:tcW w:w="0" w:type="auto"/>
            <w:hideMark/>
          </w:tcPr>
          <w:p w14:paraId="3AF9D4C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1.30</w:t>
            </w:r>
          </w:p>
        </w:tc>
        <w:tc>
          <w:tcPr>
            <w:tcW w:w="0" w:type="auto"/>
            <w:hideMark/>
          </w:tcPr>
          <w:p w14:paraId="1D64132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84.42</w:t>
            </w:r>
          </w:p>
        </w:tc>
        <w:tc>
          <w:tcPr>
            <w:tcW w:w="0" w:type="auto"/>
            <w:hideMark/>
          </w:tcPr>
          <w:p w14:paraId="233FC8F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2.38</w:t>
            </w:r>
          </w:p>
        </w:tc>
        <w:tc>
          <w:tcPr>
            <w:tcW w:w="0" w:type="auto"/>
            <w:hideMark/>
          </w:tcPr>
          <w:p w14:paraId="610D60A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6.73</w:t>
            </w:r>
          </w:p>
        </w:tc>
        <w:tc>
          <w:tcPr>
            <w:tcW w:w="0" w:type="auto"/>
            <w:hideMark/>
          </w:tcPr>
          <w:p w14:paraId="5940E37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0.0247</w:t>
            </w:r>
          </w:p>
        </w:tc>
        <w:tc>
          <w:tcPr>
            <w:tcW w:w="0" w:type="auto"/>
            <w:hideMark/>
          </w:tcPr>
          <w:p w14:paraId="29634A6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5.86</w:t>
            </w:r>
          </w:p>
        </w:tc>
        <w:tc>
          <w:tcPr>
            <w:tcW w:w="0" w:type="auto"/>
            <w:hideMark/>
          </w:tcPr>
          <w:p w14:paraId="612A737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2.33</w:t>
            </w:r>
          </w:p>
        </w:tc>
      </w:tr>
      <w:tr w:rsidR="00A6251C" w:rsidRPr="002A0BFE" w14:paraId="204AE4F6" w14:textId="77777777" w:rsidTr="00520F8F">
        <w:tc>
          <w:tcPr>
            <w:tcW w:w="0" w:type="auto"/>
            <w:hideMark/>
          </w:tcPr>
          <w:p w14:paraId="1344FC4C" w14:textId="69C5CCAB"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_7</w:t>
            </w:r>
          </w:p>
        </w:tc>
        <w:tc>
          <w:tcPr>
            <w:tcW w:w="0" w:type="auto"/>
            <w:hideMark/>
          </w:tcPr>
          <w:p w14:paraId="588FA75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41.88</w:t>
            </w:r>
          </w:p>
        </w:tc>
        <w:tc>
          <w:tcPr>
            <w:tcW w:w="0" w:type="auto"/>
            <w:hideMark/>
          </w:tcPr>
          <w:p w14:paraId="1A142D4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34.42</w:t>
            </w:r>
          </w:p>
        </w:tc>
        <w:tc>
          <w:tcPr>
            <w:tcW w:w="0" w:type="auto"/>
            <w:hideMark/>
          </w:tcPr>
          <w:p w14:paraId="131A6AE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6.71</w:t>
            </w:r>
          </w:p>
        </w:tc>
        <w:tc>
          <w:tcPr>
            <w:tcW w:w="0" w:type="auto"/>
            <w:hideMark/>
          </w:tcPr>
          <w:p w14:paraId="7784769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19.39</w:t>
            </w:r>
          </w:p>
        </w:tc>
        <w:tc>
          <w:tcPr>
            <w:tcW w:w="0" w:type="auto"/>
            <w:hideMark/>
          </w:tcPr>
          <w:p w14:paraId="2FC641B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0.0310</w:t>
            </w:r>
          </w:p>
        </w:tc>
        <w:tc>
          <w:tcPr>
            <w:tcW w:w="0" w:type="auto"/>
            <w:hideMark/>
          </w:tcPr>
          <w:p w14:paraId="63D2FE0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6.26</w:t>
            </w:r>
          </w:p>
        </w:tc>
        <w:tc>
          <w:tcPr>
            <w:tcW w:w="0" w:type="auto"/>
            <w:hideMark/>
          </w:tcPr>
          <w:p w14:paraId="30689E3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3.45</w:t>
            </w:r>
          </w:p>
        </w:tc>
        <w:tc>
          <w:tcPr>
            <w:tcW w:w="0" w:type="auto"/>
            <w:hideMark/>
          </w:tcPr>
          <w:p w14:paraId="3889D8D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2.92</w:t>
            </w:r>
          </w:p>
        </w:tc>
        <w:tc>
          <w:tcPr>
            <w:tcW w:w="0" w:type="auto"/>
            <w:hideMark/>
          </w:tcPr>
          <w:p w14:paraId="1B500FB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88.31</w:t>
            </w:r>
          </w:p>
        </w:tc>
        <w:tc>
          <w:tcPr>
            <w:tcW w:w="0" w:type="auto"/>
            <w:hideMark/>
          </w:tcPr>
          <w:p w14:paraId="69788D8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0.61</w:t>
            </w:r>
          </w:p>
        </w:tc>
        <w:tc>
          <w:tcPr>
            <w:tcW w:w="0" w:type="auto"/>
            <w:hideMark/>
          </w:tcPr>
          <w:p w14:paraId="50D9E23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5.76</w:t>
            </w:r>
          </w:p>
        </w:tc>
        <w:tc>
          <w:tcPr>
            <w:tcW w:w="0" w:type="auto"/>
            <w:hideMark/>
          </w:tcPr>
          <w:p w14:paraId="51C8029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0.0329</w:t>
            </w:r>
          </w:p>
        </w:tc>
        <w:tc>
          <w:tcPr>
            <w:tcW w:w="0" w:type="auto"/>
            <w:hideMark/>
          </w:tcPr>
          <w:p w14:paraId="0119287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6.34</w:t>
            </w:r>
          </w:p>
        </w:tc>
        <w:tc>
          <w:tcPr>
            <w:tcW w:w="0" w:type="auto"/>
            <w:hideMark/>
          </w:tcPr>
          <w:p w14:paraId="3D311DA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1.91</w:t>
            </w:r>
          </w:p>
        </w:tc>
      </w:tr>
      <w:tr w:rsidR="00A6251C" w:rsidRPr="002A0BFE" w14:paraId="38F1E7A4" w14:textId="77777777" w:rsidTr="00520F8F">
        <w:tc>
          <w:tcPr>
            <w:tcW w:w="0" w:type="auto"/>
            <w:hideMark/>
          </w:tcPr>
          <w:p w14:paraId="743E8223" w14:textId="7BED0C45"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_8</w:t>
            </w:r>
          </w:p>
        </w:tc>
        <w:tc>
          <w:tcPr>
            <w:tcW w:w="0" w:type="auto"/>
            <w:hideMark/>
          </w:tcPr>
          <w:p w14:paraId="1D137194"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40.26</w:t>
            </w:r>
          </w:p>
        </w:tc>
        <w:tc>
          <w:tcPr>
            <w:tcW w:w="0" w:type="auto"/>
            <w:hideMark/>
          </w:tcPr>
          <w:p w14:paraId="0DF8EDC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26.95</w:t>
            </w:r>
          </w:p>
        </w:tc>
        <w:tc>
          <w:tcPr>
            <w:tcW w:w="0" w:type="auto"/>
            <w:hideMark/>
          </w:tcPr>
          <w:p w14:paraId="21C752F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10.24</w:t>
            </w:r>
          </w:p>
        </w:tc>
        <w:tc>
          <w:tcPr>
            <w:tcW w:w="0" w:type="auto"/>
            <w:hideMark/>
          </w:tcPr>
          <w:p w14:paraId="76C6E63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19.22</w:t>
            </w:r>
          </w:p>
        </w:tc>
        <w:tc>
          <w:tcPr>
            <w:tcW w:w="0" w:type="auto"/>
            <w:hideMark/>
          </w:tcPr>
          <w:p w14:paraId="477A719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0.0326</w:t>
            </w:r>
          </w:p>
        </w:tc>
        <w:tc>
          <w:tcPr>
            <w:tcW w:w="0" w:type="auto"/>
            <w:hideMark/>
          </w:tcPr>
          <w:p w14:paraId="3F64B54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6.60</w:t>
            </w:r>
          </w:p>
        </w:tc>
        <w:tc>
          <w:tcPr>
            <w:tcW w:w="0" w:type="auto"/>
            <w:hideMark/>
          </w:tcPr>
          <w:p w14:paraId="158A3AB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3.62</w:t>
            </w:r>
          </w:p>
        </w:tc>
        <w:tc>
          <w:tcPr>
            <w:tcW w:w="0" w:type="auto"/>
            <w:hideMark/>
          </w:tcPr>
          <w:p w14:paraId="72FAFF2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2.60</w:t>
            </w:r>
          </w:p>
        </w:tc>
        <w:tc>
          <w:tcPr>
            <w:tcW w:w="0" w:type="auto"/>
            <w:hideMark/>
          </w:tcPr>
          <w:p w14:paraId="221B6D5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83.77</w:t>
            </w:r>
          </w:p>
        </w:tc>
        <w:tc>
          <w:tcPr>
            <w:tcW w:w="0" w:type="auto"/>
            <w:hideMark/>
          </w:tcPr>
          <w:p w14:paraId="113F355F"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2.41</w:t>
            </w:r>
          </w:p>
        </w:tc>
        <w:tc>
          <w:tcPr>
            <w:tcW w:w="0" w:type="auto"/>
            <w:hideMark/>
          </w:tcPr>
          <w:p w14:paraId="40EF33E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13.50</w:t>
            </w:r>
          </w:p>
        </w:tc>
        <w:tc>
          <w:tcPr>
            <w:tcW w:w="0" w:type="auto"/>
            <w:hideMark/>
          </w:tcPr>
          <w:p w14:paraId="33A7468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0.0315</w:t>
            </w:r>
          </w:p>
        </w:tc>
        <w:tc>
          <w:tcPr>
            <w:tcW w:w="0" w:type="auto"/>
            <w:hideMark/>
          </w:tcPr>
          <w:p w14:paraId="3349EE41"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6.51</w:t>
            </w:r>
          </w:p>
        </w:tc>
        <w:tc>
          <w:tcPr>
            <w:tcW w:w="0" w:type="auto"/>
            <w:hideMark/>
          </w:tcPr>
          <w:p w14:paraId="36461073"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2.61</w:t>
            </w:r>
          </w:p>
        </w:tc>
      </w:tr>
      <w:tr w:rsidR="00A6251C" w:rsidRPr="002A0BFE" w14:paraId="0DC18C97" w14:textId="77777777" w:rsidTr="00520F8F">
        <w:tc>
          <w:tcPr>
            <w:tcW w:w="0" w:type="auto"/>
            <w:hideMark/>
          </w:tcPr>
          <w:p w14:paraId="33504C94" w14:textId="2ABB83BB" w:rsidR="00A6251C" w:rsidRPr="002A0BFE"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A6251C" w:rsidRPr="002A0BFE">
              <w:rPr>
                <w:rFonts w:eastAsia="Times New Roman" w:cs="Times New Roman"/>
                <w:kern w:val="0"/>
                <w:sz w:val="12"/>
                <w:szCs w:val="12"/>
                <w14:ligatures w14:val="none"/>
              </w:rPr>
              <w:t>_9</w:t>
            </w:r>
          </w:p>
        </w:tc>
        <w:tc>
          <w:tcPr>
            <w:tcW w:w="0" w:type="auto"/>
            <w:hideMark/>
          </w:tcPr>
          <w:p w14:paraId="2A96A6FA"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38.54</w:t>
            </w:r>
          </w:p>
        </w:tc>
        <w:tc>
          <w:tcPr>
            <w:tcW w:w="0" w:type="auto"/>
            <w:hideMark/>
          </w:tcPr>
          <w:p w14:paraId="70909D2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38.54</w:t>
            </w:r>
          </w:p>
        </w:tc>
        <w:tc>
          <w:tcPr>
            <w:tcW w:w="0" w:type="auto"/>
            <w:hideMark/>
          </w:tcPr>
          <w:p w14:paraId="76EA0DA6"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8.62</w:t>
            </w:r>
          </w:p>
        </w:tc>
        <w:tc>
          <w:tcPr>
            <w:tcW w:w="0" w:type="auto"/>
            <w:hideMark/>
          </w:tcPr>
          <w:p w14:paraId="0C1A9EE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11.61</w:t>
            </w:r>
          </w:p>
        </w:tc>
        <w:tc>
          <w:tcPr>
            <w:tcW w:w="0" w:type="auto"/>
            <w:hideMark/>
          </w:tcPr>
          <w:p w14:paraId="744ED8A9"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0.0240</w:t>
            </w:r>
          </w:p>
        </w:tc>
        <w:tc>
          <w:tcPr>
            <w:tcW w:w="0" w:type="auto"/>
            <w:hideMark/>
          </w:tcPr>
          <w:p w14:paraId="0FDAB5F2"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5.68</w:t>
            </w:r>
          </w:p>
        </w:tc>
        <w:tc>
          <w:tcPr>
            <w:tcW w:w="0" w:type="auto"/>
            <w:hideMark/>
          </w:tcPr>
          <w:p w14:paraId="5482C3C7"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3.32</w:t>
            </w:r>
          </w:p>
        </w:tc>
        <w:tc>
          <w:tcPr>
            <w:tcW w:w="0" w:type="auto"/>
            <w:hideMark/>
          </w:tcPr>
          <w:p w14:paraId="379D9258"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1.91</w:t>
            </w:r>
          </w:p>
        </w:tc>
        <w:tc>
          <w:tcPr>
            <w:tcW w:w="0" w:type="auto"/>
            <w:hideMark/>
          </w:tcPr>
          <w:p w14:paraId="330406C5"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86.94</w:t>
            </w:r>
          </w:p>
        </w:tc>
        <w:tc>
          <w:tcPr>
            <w:tcW w:w="0" w:type="auto"/>
            <w:hideMark/>
          </w:tcPr>
          <w:p w14:paraId="3C849460"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0.00</w:t>
            </w:r>
          </w:p>
        </w:tc>
        <w:tc>
          <w:tcPr>
            <w:tcW w:w="0" w:type="auto"/>
            <w:hideMark/>
          </w:tcPr>
          <w:p w14:paraId="453CF46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3.46</w:t>
            </w:r>
          </w:p>
        </w:tc>
        <w:tc>
          <w:tcPr>
            <w:tcW w:w="0" w:type="auto"/>
            <w:hideMark/>
          </w:tcPr>
          <w:p w14:paraId="4E79D35C"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0.0229</w:t>
            </w:r>
          </w:p>
        </w:tc>
        <w:tc>
          <w:tcPr>
            <w:tcW w:w="0" w:type="auto"/>
            <w:hideMark/>
          </w:tcPr>
          <w:p w14:paraId="32AE617D"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5.66</w:t>
            </w:r>
          </w:p>
        </w:tc>
        <w:tc>
          <w:tcPr>
            <w:tcW w:w="0" w:type="auto"/>
            <w:hideMark/>
          </w:tcPr>
          <w:p w14:paraId="66DED5EB" w14:textId="77777777" w:rsidR="00A6251C" w:rsidRPr="002A0BFE" w:rsidRDefault="00A6251C" w:rsidP="00520F8F">
            <w:pPr>
              <w:jc w:val="both"/>
              <w:rPr>
                <w:rFonts w:eastAsia="Times New Roman" w:cs="Times New Roman"/>
                <w:kern w:val="0"/>
                <w:sz w:val="12"/>
                <w:szCs w:val="12"/>
                <w14:ligatures w14:val="none"/>
              </w:rPr>
            </w:pPr>
            <w:r w:rsidRPr="002A0BFE">
              <w:rPr>
                <w:rFonts w:eastAsia="Times New Roman" w:cs="Times New Roman"/>
                <w:kern w:val="0"/>
                <w:sz w:val="12"/>
                <w:szCs w:val="12"/>
                <w14:ligatures w14:val="none"/>
              </w:rPr>
              <w:t>1.76</w:t>
            </w:r>
          </w:p>
        </w:tc>
      </w:tr>
    </w:tbl>
    <w:p w14:paraId="17409F19" w14:textId="77777777" w:rsidR="005860D5" w:rsidRPr="005860D5" w:rsidRDefault="005860D5" w:rsidP="005860D5">
      <w:pPr>
        <w:spacing w:after="0" w:line="240" w:lineRule="auto"/>
        <w:jc w:val="both"/>
        <w:rPr>
          <w:rFonts w:eastAsia="Times New Roman" w:cs="Times New Roman"/>
          <w:kern w:val="0"/>
          <w14:ligatures w14:val="none"/>
        </w:rPr>
      </w:pPr>
    </w:p>
    <w:p w14:paraId="25243722" w14:textId="4267CE9D" w:rsidR="005860D5" w:rsidRPr="005860D5" w:rsidRDefault="005860D5" w:rsidP="005860D5">
      <w:pPr>
        <w:keepNext/>
        <w:spacing w:after="200" w:line="240" w:lineRule="auto"/>
        <w:rPr>
          <w:rFonts w:eastAsia="Times New Roman" w:cs="Times New Roman"/>
          <w:kern w:val="0"/>
          <w:sz w:val="16"/>
          <w:szCs w:val="16"/>
          <w14:ligatures w14:val="none"/>
        </w:rPr>
      </w:pPr>
      <w:r w:rsidRPr="005860D5">
        <w:rPr>
          <w:rFonts w:eastAsia="Times New Roman" w:cs="Times New Roman"/>
          <w:kern w:val="0"/>
          <w:sz w:val="16"/>
          <w:szCs w:val="16"/>
          <w14:ligatures w14:val="none"/>
        </w:rPr>
        <w:t xml:space="preserve">Table </w:t>
      </w:r>
      <w:r>
        <w:rPr>
          <w:rFonts w:eastAsia="Times New Roman" w:cs="Times New Roman"/>
          <w:kern w:val="0"/>
          <w:sz w:val="16"/>
          <w:szCs w:val="16"/>
          <w14:ligatures w14:val="none"/>
        </w:rPr>
        <w:t>S</w:t>
      </w:r>
      <w:r w:rsidRPr="005860D5">
        <w:rPr>
          <w:rFonts w:eastAsia="Times New Roman" w:cs="Times New Roman"/>
          <w:kern w:val="0"/>
          <w:sz w:val="16"/>
          <w:szCs w:val="16"/>
          <w14:ligatures w14:val="none"/>
        </w:rPr>
        <w:fldChar w:fldCharType="begin"/>
      </w:r>
      <w:r w:rsidRPr="005860D5">
        <w:rPr>
          <w:rFonts w:eastAsia="Times New Roman" w:cs="Times New Roman"/>
          <w:kern w:val="0"/>
          <w:sz w:val="16"/>
          <w:szCs w:val="16"/>
          <w14:ligatures w14:val="none"/>
        </w:rPr>
        <w:instrText xml:space="preserve"> SEQ Table \* ARABIC </w:instrText>
      </w:r>
      <w:r w:rsidRPr="005860D5">
        <w:rPr>
          <w:rFonts w:eastAsia="Times New Roman" w:cs="Times New Roman"/>
          <w:kern w:val="0"/>
          <w:sz w:val="16"/>
          <w:szCs w:val="16"/>
          <w14:ligatures w14:val="none"/>
        </w:rPr>
        <w:fldChar w:fldCharType="separate"/>
      </w:r>
      <w:r w:rsidR="00A6251C">
        <w:rPr>
          <w:rFonts w:eastAsia="Times New Roman" w:cs="Times New Roman"/>
          <w:noProof/>
          <w:kern w:val="0"/>
          <w:sz w:val="16"/>
          <w:szCs w:val="16"/>
          <w14:ligatures w14:val="none"/>
        </w:rPr>
        <w:t>6</w:t>
      </w:r>
      <w:r w:rsidRPr="005860D5">
        <w:rPr>
          <w:rFonts w:eastAsia="Times New Roman" w:cs="Times New Roman"/>
          <w:noProof/>
          <w:kern w:val="0"/>
          <w:sz w:val="16"/>
          <w:szCs w:val="16"/>
          <w14:ligatures w14:val="none"/>
        </w:rPr>
        <w:fldChar w:fldCharType="end"/>
      </w:r>
      <w:r w:rsidRPr="005860D5">
        <w:rPr>
          <w:rFonts w:eastAsia="Times New Roman" w:cs="Times New Roman"/>
          <w:kern w:val="0"/>
          <w:sz w:val="16"/>
          <w:szCs w:val="16"/>
          <w14:ligatures w14:val="none"/>
        </w:rPr>
        <w:t xml:space="preserve">: The Vaxign2 results of the </w:t>
      </w:r>
      <w:r w:rsidR="008354EB">
        <w:rPr>
          <w:rFonts w:eastAsia="Times New Roman" w:cs="Times New Roman"/>
          <w:kern w:val="0"/>
          <w:sz w:val="16"/>
          <w:szCs w:val="16"/>
          <w14:ligatures w14:val="none"/>
        </w:rPr>
        <w:t>Construct</w:t>
      </w:r>
      <w:r w:rsidRPr="005860D5">
        <w:rPr>
          <w:rFonts w:eastAsia="Times New Roman" w:cs="Times New Roman"/>
          <w:kern w:val="0"/>
          <w:sz w:val="16"/>
          <w:szCs w:val="16"/>
          <w14:ligatures w14:val="none"/>
        </w:rPr>
        <w:t xml:space="preserve"> constructs before and after incorporation of signal peptide. </w:t>
      </w:r>
    </w:p>
    <w:tbl>
      <w:tblPr>
        <w:tblStyle w:val="TableGrid6"/>
        <w:tblW w:w="0" w:type="auto"/>
        <w:tblLook w:val="04A0" w:firstRow="1" w:lastRow="0" w:firstColumn="1" w:lastColumn="0" w:noHBand="0" w:noVBand="1"/>
      </w:tblPr>
      <w:tblGrid>
        <w:gridCol w:w="834"/>
        <w:gridCol w:w="1033"/>
        <w:gridCol w:w="1137"/>
        <w:gridCol w:w="867"/>
        <w:gridCol w:w="760"/>
        <w:gridCol w:w="1033"/>
        <w:gridCol w:w="1404"/>
        <w:gridCol w:w="1188"/>
        <w:gridCol w:w="760"/>
      </w:tblGrid>
      <w:tr w:rsidR="005860D5" w:rsidRPr="005860D5" w14:paraId="7107FBEE" w14:textId="77777777" w:rsidTr="00520F8F">
        <w:tc>
          <w:tcPr>
            <w:tcW w:w="0" w:type="auto"/>
            <w:hideMark/>
          </w:tcPr>
          <w:p w14:paraId="7963DDE7" w14:textId="54FA0F88"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 xml:space="preserve"> ID</w:t>
            </w:r>
          </w:p>
        </w:tc>
        <w:tc>
          <w:tcPr>
            <w:tcW w:w="0" w:type="auto"/>
            <w:gridSpan w:val="4"/>
            <w:hideMark/>
          </w:tcPr>
          <w:p w14:paraId="0744DCD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Without Signal Peptide</w:t>
            </w:r>
          </w:p>
        </w:tc>
        <w:tc>
          <w:tcPr>
            <w:tcW w:w="0" w:type="auto"/>
            <w:gridSpan w:val="4"/>
            <w:hideMark/>
          </w:tcPr>
          <w:p w14:paraId="77D993C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With Signal Peptide</w:t>
            </w:r>
          </w:p>
        </w:tc>
      </w:tr>
      <w:tr w:rsidR="005860D5" w:rsidRPr="005860D5" w14:paraId="3E29269D" w14:textId="77777777" w:rsidTr="00520F8F">
        <w:tc>
          <w:tcPr>
            <w:tcW w:w="0" w:type="auto"/>
            <w:hideMark/>
          </w:tcPr>
          <w:p w14:paraId="5A58DF5B" w14:textId="77777777" w:rsidR="005860D5" w:rsidRPr="005860D5" w:rsidRDefault="005860D5" w:rsidP="005860D5">
            <w:pPr>
              <w:jc w:val="both"/>
              <w:rPr>
                <w:rFonts w:eastAsia="Times New Roman" w:cs="Times New Roman"/>
                <w:kern w:val="0"/>
                <w:sz w:val="12"/>
                <w:szCs w:val="12"/>
                <w14:ligatures w14:val="none"/>
              </w:rPr>
            </w:pPr>
          </w:p>
        </w:tc>
        <w:tc>
          <w:tcPr>
            <w:tcW w:w="0" w:type="auto"/>
            <w:hideMark/>
          </w:tcPr>
          <w:p w14:paraId="1E7D96AE" w14:textId="77777777" w:rsidR="005860D5" w:rsidRPr="005860D5" w:rsidRDefault="005860D5" w:rsidP="005860D5">
            <w:pPr>
              <w:jc w:val="both"/>
              <w:rPr>
                <w:rFonts w:eastAsia="Times New Roman" w:cs="Times New Roman"/>
                <w:kern w:val="0"/>
                <w:sz w:val="12"/>
                <w:szCs w:val="12"/>
                <w14:ligatures w14:val="none"/>
              </w:rPr>
            </w:pPr>
            <w:proofErr w:type="spellStart"/>
            <w:r w:rsidRPr="005860D5">
              <w:rPr>
                <w:rFonts w:eastAsia="Times New Roman" w:cs="Times New Roman"/>
                <w:kern w:val="0"/>
                <w:sz w:val="12"/>
                <w:szCs w:val="12"/>
                <w14:ligatures w14:val="none"/>
              </w:rPr>
              <w:t>Vaxign</w:t>
            </w:r>
            <w:proofErr w:type="spellEnd"/>
            <w:r w:rsidRPr="005860D5">
              <w:rPr>
                <w:rFonts w:eastAsia="Times New Roman" w:cs="Times New Roman"/>
                <w:kern w:val="0"/>
                <w:sz w:val="12"/>
                <w:szCs w:val="12"/>
                <w14:ligatures w14:val="none"/>
              </w:rPr>
              <w:t>-ML Score</w:t>
            </w:r>
          </w:p>
        </w:tc>
        <w:tc>
          <w:tcPr>
            <w:tcW w:w="0" w:type="auto"/>
            <w:hideMark/>
          </w:tcPr>
          <w:p w14:paraId="530A44E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Localization (Prob.)</w:t>
            </w:r>
          </w:p>
        </w:tc>
        <w:tc>
          <w:tcPr>
            <w:tcW w:w="0" w:type="auto"/>
            <w:hideMark/>
          </w:tcPr>
          <w:p w14:paraId="4C02853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Adhesin Prob.</w:t>
            </w:r>
          </w:p>
        </w:tc>
        <w:tc>
          <w:tcPr>
            <w:tcW w:w="0" w:type="auto"/>
            <w:hideMark/>
          </w:tcPr>
          <w:p w14:paraId="17BDA8B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TM Helices</w:t>
            </w:r>
          </w:p>
        </w:tc>
        <w:tc>
          <w:tcPr>
            <w:tcW w:w="0" w:type="auto"/>
            <w:hideMark/>
          </w:tcPr>
          <w:p w14:paraId="61FF03A5" w14:textId="77777777" w:rsidR="005860D5" w:rsidRPr="005860D5" w:rsidRDefault="005860D5" w:rsidP="005860D5">
            <w:pPr>
              <w:jc w:val="both"/>
              <w:rPr>
                <w:rFonts w:eastAsia="Times New Roman" w:cs="Times New Roman"/>
                <w:kern w:val="0"/>
                <w:sz w:val="12"/>
                <w:szCs w:val="12"/>
                <w14:ligatures w14:val="none"/>
              </w:rPr>
            </w:pPr>
            <w:proofErr w:type="spellStart"/>
            <w:r w:rsidRPr="005860D5">
              <w:rPr>
                <w:rFonts w:eastAsia="Times New Roman" w:cs="Times New Roman"/>
                <w:kern w:val="0"/>
                <w:sz w:val="12"/>
                <w:szCs w:val="12"/>
                <w14:ligatures w14:val="none"/>
              </w:rPr>
              <w:t>Vaxign</w:t>
            </w:r>
            <w:proofErr w:type="spellEnd"/>
            <w:r w:rsidRPr="005860D5">
              <w:rPr>
                <w:rFonts w:eastAsia="Times New Roman" w:cs="Times New Roman"/>
                <w:kern w:val="0"/>
                <w:sz w:val="12"/>
                <w:szCs w:val="12"/>
                <w14:ligatures w14:val="none"/>
              </w:rPr>
              <w:t>-ML Score</w:t>
            </w:r>
          </w:p>
        </w:tc>
        <w:tc>
          <w:tcPr>
            <w:tcW w:w="1404" w:type="dxa"/>
            <w:hideMark/>
          </w:tcPr>
          <w:p w14:paraId="0F3BB87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Localization (Prob.)</w:t>
            </w:r>
          </w:p>
        </w:tc>
        <w:tc>
          <w:tcPr>
            <w:tcW w:w="1188" w:type="dxa"/>
            <w:hideMark/>
          </w:tcPr>
          <w:p w14:paraId="012194A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Adhesin Prob.</w:t>
            </w:r>
          </w:p>
        </w:tc>
        <w:tc>
          <w:tcPr>
            <w:tcW w:w="0" w:type="auto"/>
            <w:hideMark/>
          </w:tcPr>
          <w:p w14:paraId="0050FDE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TM Helices</w:t>
            </w:r>
          </w:p>
        </w:tc>
      </w:tr>
      <w:tr w:rsidR="005860D5" w:rsidRPr="005860D5" w14:paraId="22DA755E" w14:textId="77777777" w:rsidTr="00520F8F">
        <w:tc>
          <w:tcPr>
            <w:tcW w:w="0" w:type="auto"/>
            <w:hideMark/>
          </w:tcPr>
          <w:p w14:paraId="4BBB3401" w14:textId="6B703743"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1</w:t>
            </w:r>
          </w:p>
        </w:tc>
        <w:tc>
          <w:tcPr>
            <w:tcW w:w="0" w:type="auto"/>
            <w:hideMark/>
          </w:tcPr>
          <w:p w14:paraId="67C6EC1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555B42F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29258C3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0.563</w:t>
            </w:r>
          </w:p>
        </w:tc>
        <w:tc>
          <w:tcPr>
            <w:tcW w:w="0" w:type="auto"/>
            <w:hideMark/>
          </w:tcPr>
          <w:p w14:paraId="208135E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17FDDEE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015CDA5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6230618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0.555</w:t>
            </w:r>
          </w:p>
        </w:tc>
        <w:tc>
          <w:tcPr>
            <w:tcW w:w="0" w:type="auto"/>
            <w:hideMark/>
          </w:tcPr>
          <w:p w14:paraId="751ADE9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09565743" w14:textId="77777777" w:rsidTr="00520F8F">
        <w:tc>
          <w:tcPr>
            <w:tcW w:w="0" w:type="auto"/>
            <w:hideMark/>
          </w:tcPr>
          <w:p w14:paraId="31D54C46" w14:textId="1A33FCF0"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2</w:t>
            </w:r>
          </w:p>
        </w:tc>
        <w:tc>
          <w:tcPr>
            <w:tcW w:w="0" w:type="auto"/>
            <w:hideMark/>
          </w:tcPr>
          <w:p w14:paraId="5EDBEAF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90.8</w:t>
            </w:r>
          </w:p>
        </w:tc>
        <w:tc>
          <w:tcPr>
            <w:tcW w:w="0" w:type="auto"/>
            <w:hideMark/>
          </w:tcPr>
          <w:p w14:paraId="35D15E1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3C13953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0.561</w:t>
            </w:r>
          </w:p>
        </w:tc>
        <w:tc>
          <w:tcPr>
            <w:tcW w:w="0" w:type="auto"/>
            <w:hideMark/>
          </w:tcPr>
          <w:p w14:paraId="564F1D7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34294B1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2F31D54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25CF88D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0.661</w:t>
            </w:r>
          </w:p>
        </w:tc>
        <w:tc>
          <w:tcPr>
            <w:tcW w:w="0" w:type="auto"/>
            <w:hideMark/>
          </w:tcPr>
          <w:p w14:paraId="25C1729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6251A83C" w14:textId="77777777" w:rsidTr="00520F8F">
        <w:tc>
          <w:tcPr>
            <w:tcW w:w="0" w:type="auto"/>
            <w:hideMark/>
          </w:tcPr>
          <w:p w14:paraId="505E6C99" w14:textId="2C549049"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3</w:t>
            </w:r>
          </w:p>
        </w:tc>
        <w:tc>
          <w:tcPr>
            <w:tcW w:w="0" w:type="auto"/>
            <w:hideMark/>
          </w:tcPr>
          <w:p w14:paraId="5178F97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90.3</w:t>
            </w:r>
          </w:p>
        </w:tc>
        <w:tc>
          <w:tcPr>
            <w:tcW w:w="0" w:type="auto"/>
            <w:hideMark/>
          </w:tcPr>
          <w:p w14:paraId="2906C91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045DF53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0.696</w:t>
            </w:r>
          </w:p>
        </w:tc>
        <w:tc>
          <w:tcPr>
            <w:tcW w:w="0" w:type="auto"/>
            <w:hideMark/>
          </w:tcPr>
          <w:p w14:paraId="239501B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2670A9C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4B2EAD6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58C0494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0.751</w:t>
            </w:r>
          </w:p>
        </w:tc>
        <w:tc>
          <w:tcPr>
            <w:tcW w:w="0" w:type="auto"/>
            <w:hideMark/>
          </w:tcPr>
          <w:p w14:paraId="63C6F27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1C916A73" w14:textId="77777777" w:rsidTr="00520F8F">
        <w:tc>
          <w:tcPr>
            <w:tcW w:w="0" w:type="auto"/>
            <w:hideMark/>
          </w:tcPr>
          <w:p w14:paraId="71AFE52E" w14:textId="259B822D"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4</w:t>
            </w:r>
          </w:p>
        </w:tc>
        <w:tc>
          <w:tcPr>
            <w:tcW w:w="0" w:type="auto"/>
            <w:hideMark/>
          </w:tcPr>
          <w:p w14:paraId="03F7F85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5AFE16C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60BC20C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0.564</w:t>
            </w:r>
          </w:p>
        </w:tc>
        <w:tc>
          <w:tcPr>
            <w:tcW w:w="0" w:type="auto"/>
            <w:hideMark/>
          </w:tcPr>
          <w:p w14:paraId="2C42B91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16C309F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5362DA9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1268CF1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0.573</w:t>
            </w:r>
          </w:p>
        </w:tc>
        <w:tc>
          <w:tcPr>
            <w:tcW w:w="0" w:type="auto"/>
            <w:hideMark/>
          </w:tcPr>
          <w:p w14:paraId="59DD5EF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7595B526" w14:textId="77777777" w:rsidTr="00520F8F">
        <w:tc>
          <w:tcPr>
            <w:tcW w:w="0" w:type="auto"/>
            <w:hideMark/>
          </w:tcPr>
          <w:p w14:paraId="11AD7826" w14:textId="2AF28E59"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5</w:t>
            </w:r>
          </w:p>
        </w:tc>
        <w:tc>
          <w:tcPr>
            <w:tcW w:w="0" w:type="auto"/>
            <w:hideMark/>
          </w:tcPr>
          <w:p w14:paraId="46E7106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90.6</w:t>
            </w:r>
          </w:p>
        </w:tc>
        <w:tc>
          <w:tcPr>
            <w:tcW w:w="0" w:type="auto"/>
            <w:hideMark/>
          </w:tcPr>
          <w:p w14:paraId="296C83D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430B0C8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0.574</w:t>
            </w:r>
          </w:p>
        </w:tc>
        <w:tc>
          <w:tcPr>
            <w:tcW w:w="0" w:type="auto"/>
            <w:hideMark/>
          </w:tcPr>
          <w:p w14:paraId="19EC51B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1A07959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3001F5C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563FABA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0.593</w:t>
            </w:r>
          </w:p>
        </w:tc>
        <w:tc>
          <w:tcPr>
            <w:tcW w:w="0" w:type="auto"/>
            <w:hideMark/>
          </w:tcPr>
          <w:p w14:paraId="63A96BB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4071BB05" w14:textId="77777777" w:rsidTr="00520F8F">
        <w:tc>
          <w:tcPr>
            <w:tcW w:w="0" w:type="auto"/>
            <w:hideMark/>
          </w:tcPr>
          <w:p w14:paraId="0B536E11" w14:textId="11AB526E"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6</w:t>
            </w:r>
          </w:p>
        </w:tc>
        <w:tc>
          <w:tcPr>
            <w:tcW w:w="0" w:type="auto"/>
            <w:hideMark/>
          </w:tcPr>
          <w:p w14:paraId="1AB22E0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90.8</w:t>
            </w:r>
          </w:p>
        </w:tc>
        <w:tc>
          <w:tcPr>
            <w:tcW w:w="0" w:type="auto"/>
            <w:hideMark/>
          </w:tcPr>
          <w:p w14:paraId="409BE68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37E7C72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0.574</w:t>
            </w:r>
          </w:p>
        </w:tc>
        <w:tc>
          <w:tcPr>
            <w:tcW w:w="0" w:type="auto"/>
            <w:hideMark/>
          </w:tcPr>
          <w:p w14:paraId="51CFCB2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2BB27D6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79819C2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7C5065C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0.593</w:t>
            </w:r>
          </w:p>
        </w:tc>
        <w:tc>
          <w:tcPr>
            <w:tcW w:w="0" w:type="auto"/>
            <w:hideMark/>
          </w:tcPr>
          <w:p w14:paraId="335E370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61130F17" w14:textId="77777777" w:rsidTr="00520F8F">
        <w:tc>
          <w:tcPr>
            <w:tcW w:w="0" w:type="auto"/>
            <w:hideMark/>
          </w:tcPr>
          <w:p w14:paraId="6620807C" w14:textId="5409A07C"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7</w:t>
            </w:r>
          </w:p>
        </w:tc>
        <w:tc>
          <w:tcPr>
            <w:tcW w:w="0" w:type="auto"/>
            <w:hideMark/>
          </w:tcPr>
          <w:p w14:paraId="07EE14C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53A0CAB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5A8D00C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0.565</w:t>
            </w:r>
          </w:p>
        </w:tc>
        <w:tc>
          <w:tcPr>
            <w:tcW w:w="0" w:type="auto"/>
            <w:hideMark/>
          </w:tcPr>
          <w:p w14:paraId="6E63C4A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047B5BB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0B7B0FE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0B1D7A7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0.589</w:t>
            </w:r>
          </w:p>
        </w:tc>
        <w:tc>
          <w:tcPr>
            <w:tcW w:w="0" w:type="auto"/>
            <w:hideMark/>
          </w:tcPr>
          <w:p w14:paraId="04EF080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2DB47DED" w14:textId="77777777" w:rsidTr="00520F8F">
        <w:tc>
          <w:tcPr>
            <w:tcW w:w="0" w:type="auto"/>
            <w:hideMark/>
          </w:tcPr>
          <w:p w14:paraId="3336C172" w14:textId="1A4581FB"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8</w:t>
            </w:r>
          </w:p>
        </w:tc>
        <w:tc>
          <w:tcPr>
            <w:tcW w:w="0" w:type="auto"/>
            <w:hideMark/>
          </w:tcPr>
          <w:p w14:paraId="56A7EEF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0386FDD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6CC56DA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0.508</w:t>
            </w:r>
          </w:p>
        </w:tc>
        <w:tc>
          <w:tcPr>
            <w:tcW w:w="0" w:type="auto"/>
            <w:hideMark/>
          </w:tcPr>
          <w:p w14:paraId="6D0CC19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1D6B859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40EFB8B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478DD7F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0.549</w:t>
            </w:r>
          </w:p>
        </w:tc>
        <w:tc>
          <w:tcPr>
            <w:tcW w:w="0" w:type="auto"/>
            <w:hideMark/>
          </w:tcPr>
          <w:p w14:paraId="27A2DAE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02C0D95D" w14:textId="77777777" w:rsidTr="00520F8F">
        <w:tc>
          <w:tcPr>
            <w:tcW w:w="0" w:type="auto"/>
            <w:hideMark/>
          </w:tcPr>
          <w:p w14:paraId="004FB4CF" w14:textId="23EE8023"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9</w:t>
            </w:r>
          </w:p>
        </w:tc>
        <w:tc>
          <w:tcPr>
            <w:tcW w:w="0" w:type="auto"/>
            <w:hideMark/>
          </w:tcPr>
          <w:p w14:paraId="0CD8162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58D6D5C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44D3DB9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0.595</w:t>
            </w:r>
          </w:p>
        </w:tc>
        <w:tc>
          <w:tcPr>
            <w:tcW w:w="0" w:type="auto"/>
            <w:hideMark/>
          </w:tcPr>
          <w:p w14:paraId="0E9C3C8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1AC9ABA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45CB058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189EE58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0.608</w:t>
            </w:r>
          </w:p>
        </w:tc>
        <w:tc>
          <w:tcPr>
            <w:tcW w:w="0" w:type="auto"/>
            <w:hideMark/>
          </w:tcPr>
          <w:p w14:paraId="22D93B3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63DC7952" w14:textId="77777777" w:rsidTr="00520F8F">
        <w:tc>
          <w:tcPr>
            <w:tcW w:w="0" w:type="auto"/>
            <w:hideMark/>
          </w:tcPr>
          <w:p w14:paraId="3B5F835A" w14:textId="695DE465"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10</w:t>
            </w:r>
          </w:p>
        </w:tc>
        <w:tc>
          <w:tcPr>
            <w:tcW w:w="0" w:type="auto"/>
            <w:hideMark/>
          </w:tcPr>
          <w:p w14:paraId="5A3EE0D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3945BF4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43C8C33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0.576</w:t>
            </w:r>
          </w:p>
        </w:tc>
        <w:tc>
          <w:tcPr>
            <w:tcW w:w="0" w:type="auto"/>
            <w:hideMark/>
          </w:tcPr>
          <w:p w14:paraId="07F5F17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013C5B7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038C93E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4313ECC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0.585</w:t>
            </w:r>
          </w:p>
        </w:tc>
        <w:tc>
          <w:tcPr>
            <w:tcW w:w="0" w:type="auto"/>
            <w:hideMark/>
          </w:tcPr>
          <w:p w14:paraId="6E70438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7E5C1F17" w14:textId="77777777" w:rsidTr="00520F8F">
        <w:tc>
          <w:tcPr>
            <w:tcW w:w="0" w:type="auto"/>
            <w:hideMark/>
          </w:tcPr>
          <w:p w14:paraId="1C273DCC" w14:textId="48D8C85D"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11</w:t>
            </w:r>
          </w:p>
        </w:tc>
        <w:tc>
          <w:tcPr>
            <w:tcW w:w="0" w:type="auto"/>
            <w:hideMark/>
          </w:tcPr>
          <w:p w14:paraId="287A6A0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90.5</w:t>
            </w:r>
          </w:p>
        </w:tc>
        <w:tc>
          <w:tcPr>
            <w:tcW w:w="0" w:type="auto"/>
            <w:hideMark/>
          </w:tcPr>
          <w:p w14:paraId="7B41EA0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2ABCE35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0.563</w:t>
            </w:r>
          </w:p>
        </w:tc>
        <w:tc>
          <w:tcPr>
            <w:tcW w:w="0" w:type="auto"/>
            <w:hideMark/>
          </w:tcPr>
          <w:p w14:paraId="2B69782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08339FA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90.5</w:t>
            </w:r>
          </w:p>
        </w:tc>
        <w:tc>
          <w:tcPr>
            <w:tcW w:w="1404" w:type="dxa"/>
            <w:hideMark/>
          </w:tcPr>
          <w:p w14:paraId="3F808C9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419DEB7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0.589</w:t>
            </w:r>
          </w:p>
        </w:tc>
        <w:tc>
          <w:tcPr>
            <w:tcW w:w="0" w:type="auto"/>
            <w:hideMark/>
          </w:tcPr>
          <w:p w14:paraId="625F556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393A3DA9" w14:textId="77777777" w:rsidTr="00520F8F">
        <w:tc>
          <w:tcPr>
            <w:tcW w:w="0" w:type="auto"/>
            <w:hideMark/>
          </w:tcPr>
          <w:p w14:paraId="2F21AAEB" w14:textId="64D4CA4F"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12</w:t>
            </w:r>
          </w:p>
        </w:tc>
        <w:tc>
          <w:tcPr>
            <w:tcW w:w="0" w:type="auto"/>
            <w:hideMark/>
          </w:tcPr>
          <w:p w14:paraId="39A6D31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90.6</w:t>
            </w:r>
          </w:p>
        </w:tc>
        <w:tc>
          <w:tcPr>
            <w:tcW w:w="0" w:type="auto"/>
            <w:hideMark/>
          </w:tcPr>
          <w:p w14:paraId="4FFBD08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(0.20)</w:t>
            </w:r>
          </w:p>
        </w:tc>
        <w:tc>
          <w:tcPr>
            <w:tcW w:w="0" w:type="auto"/>
            <w:hideMark/>
          </w:tcPr>
          <w:p w14:paraId="0A7C6C7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0.678</w:t>
            </w:r>
          </w:p>
        </w:tc>
        <w:tc>
          <w:tcPr>
            <w:tcW w:w="0" w:type="auto"/>
            <w:hideMark/>
          </w:tcPr>
          <w:p w14:paraId="625AEB3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54FFC90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90.5</w:t>
            </w:r>
          </w:p>
        </w:tc>
        <w:tc>
          <w:tcPr>
            <w:tcW w:w="1404" w:type="dxa"/>
            <w:hideMark/>
          </w:tcPr>
          <w:p w14:paraId="73D0A02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259E083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0.650</w:t>
            </w:r>
          </w:p>
        </w:tc>
        <w:tc>
          <w:tcPr>
            <w:tcW w:w="0" w:type="auto"/>
            <w:hideMark/>
          </w:tcPr>
          <w:p w14:paraId="3AADD11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33A7DC4D" w14:textId="77777777" w:rsidTr="00520F8F">
        <w:tc>
          <w:tcPr>
            <w:tcW w:w="0" w:type="auto"/>
            <w:hideMark/>
          </w:tcPr>
          <w:p w14:paraId="0A5C56FD" w14:textId="1CEE8A70"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13</w:t>
            </w:r>
          </w:p>
        </w:tc>
        <w:tc>
          <w:tcPr>
            <w:tcW w:w="0" w:type="auto"/>
            <w:hideMark/>
          </w:tcPr>
          <w:p w14:paraId="1381CC2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7582B0E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Periplasmic (0.98)</w:t>
            </w:r>
          </w:p>
        </w:tc>
        <w:tc>
          <w:tcPr>
            <w:tcW w:w="0" w:type="auto"/>
            <w:hideMark/>
          </w:tcPr>
          <w:p w14:paraId="31C8ECC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0.738</w:t>
            </w:r>
          </w:p>
        </w:tc>
        <w:tc>
          <w:tcPr>
            <w:tcW w:w="0" w:type="auto"/>
            <w:hideMark/>
          </w:tcPr>
          <w:p w14:paraId="0431438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70F8375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88.2</w:t>
            </w:r>
          </w:p>
        </w:tc>
        <w:tc>
          <w:tcPr>
            <w:tcW w:w="1404" w:type="dxa"/>
            <w:hideMark/>
          </w:tcPr>
          <w:p w14:paraId="7D70896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Periplasmic (0.84)</w:t>
            </w:r>
          </w:p>
        </w:tc>
        <w:tc>
          <w:tcPr>
            <w:tcW w:w="1188" w:type="dxa"/>
            <w:hideMark/>
          </w:tcPr>
          <w:p w14:paraId="6155260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0.715</w:t>
            </w:r>
          </w:p>
        </w:tc>
        <w:tc>
          <w:tcPr>
            <w:tcW w:w="0" w:type="auto"/>
            <w:hideMark/>
          </w:tcPr>
          <w:p w14:paraId="1AA128D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607658CC" w14:textId="77777777" w:rsidTr="00520F8F">
        <w:tc>
          <w:tcPr>
            <w:tcW w:w="0" w:type="auto"/>
            <w:hideMark/>
          </w:tcPr>
          <w:p w14:paraId="49BB51E9" w14:textId="2062EBA7"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14</w:t>
            </w:r>
          </w:p>
        </w:tc>
        <w:tc>
          <w:tcPr>
            <w:tcW w:w="0" w:type="auto"/>
            <w:hideMark/>
          </w:tcPr>
          <w:p w14:paraId="32422C9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2FB65C2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Periplasmic (0.98)</w:t>
            </w:r>
          </w:p>
        </w:tc>
        <w:tc>
          <w:tcPr>
            <w:tcW w:w="0" w:type="auto"/>
            <w:hideMark/>
          </w:tcPr>
          <w:p w14:paraId="01F9105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0.682</w:t>
            </w:r>
          </w:p>
        </w:tc>
        <w:tc>
          <w:tcPr>
            <w:tcW w:w="0" w:type="auto"/>
            <w:hideMark/>
          </w:tcPr>
          <w:p w14:paraId="4AF4B5D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w:t>
            </w:r>
          </w:p>
        </w:tc>
        <w:tc>
          <w:tcPr>
            <w:tcW w:w="0" w:type="auto"/>
            <w:hideMark/>
          </w:tcPr>
          <w:p w14:paraId="28F0E9F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88.8</w:t>
            </w:r>
          </w:p>
        </w:tc>
        <w:tc>
          <w:tcPr>
            <w:tcW w:w="1404" w:type="dxa"/>
            <w:hideMark/>
          </w:tcPr>
          <w:p w14:paraId="3D4BEEE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Periplasmic (0.84)</w:t>
            </w:r>
          </w:p>
        </w:tc>
        <w:tc>
          <w:tcPr>
            <w:tcW w:w="1188" w:type="dxa"/>
            <w:hideMark/>
          </w:tcPr>
          <w:p w14:paraId="25184B9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0.647</w:t>
            </w:r>
          </w:p>
        </w:tc>
        <w:tc>
          <w:tcPr>
            <w:tcW w:w="0" w:type="auto"/>
            <w:hideMark/>
          </w:tcPr>
          <w:p w14:paraId="3019950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r>
      <w:tr w:rsidR="005860D5" w:rsidRPr="005860D5" w14:paraId="12087BD6" w14:textId="77777777" w:rsidTr="00520F8F">
        <w:tc>
          <w:tcPr>
            <w:tcW w:w="0" w:type="auto"/>
            <w:hideMark/>
          </w:tcPr>
          <w:p w14:paraId="3739799B" w14:textId="5F4C86EB"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15</w:t>
            </w:r>
          </w:p>
        </w:tc>
        <w:tc>
          <w:tcPr>
            <w:tcW w:w="0" w:type="auto"/>
            <w:hideMark/>
          </w:tcPr>
          <w:p w14:paraId="32FAED9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5F78F81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Periplasmic (0.98)</w:t>
            </w:r>
          </w:p>
        </w:tc>
        <w:tc>
          <w:tcPr>
            <w:tcW w:w="0" w:type="auto"/>
            <w:hideMark/>
          </w:tcPr>
          <w:p w14:paraId="3ED191F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0.658</w:t>
            </w:r>
          </w:p>
        </w:tc>
        <w:tc>
          <w:tcPr>
            <w:tcW w:w="0" w:type="auto"/>
            <w:hideMark/>
          </w:tcPr>
          <w:p w14:paraId="08D8CEB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2</w:t>
            </w:r>
          </w:p>
        </w:tc>
        <w:tc>
          <w:tcPr>
            <w:tcW w:w="0" w:type="auto"/>
            <w:hideMark/>
          </w:tcPr>
          <w:p w14:paraId="007F78E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354F279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38AF941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0.600</w:t>
            </w:r>
          </w:p>
        </w:tc>
        <w:tc>
          <w:tcPr>
            <w:tcW w:w="0" w:type="auto"/>
            <w:hideMark/>
          </w:tcPr>
          <w:p w14:paraId="42D21F5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3</w:t>
            </w:r>
          </w:p>
        </w:tc>
      </w:tr>
      <w:tr w:rsidR="005860D5" w:rsidRPr="005860D5" w14:paraId="062212E4" w14:textId="77777777" w:rsidTr="00520F8F">
        <w:tc>
          <w:tcPr>
            <w:tcW w:w="0" w:type="auto"/>
            <w:hideMark/>
          </w:tcPr>
          <w:p w14:paraId="6A837B8F" w14:textId="6AB5450B"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16</w:t>
            </w:r>
          </w:p>
        </w:tc>
        <w:tc>
          <w:tcPr>
            <w:tcW w:w="0" w:type="auto"/>
            <w:hideMark/>
          </w:tcPr>
          <w:p w14:paraId="51280D5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0" w:type="auto"/>
            <w:hideMark/>
          </w:tcPr>
          <w:p w14:paraId="0894AE2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Unknown (0.25)</w:t>
            </w:r>
          </w:p>
        </w:tc>
        <w:tc>
          <w:tcPr>
            <w:tcW w:w="0" w:type="auto"/>
            <w:hideMark/>
          </w:tcPr>
          <w:p w14:paraId="4AE8F49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0.682</w:t>
            </w:r>
          </w:p>
        </w:tc>
        <w:tc>
          <w:tcPr>
            <w:tcW w:w="0" w:type="auto"/>
            <w:hideMark/>
          </w:tcPr>
          <w:p w14:paraId="65FB2A9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2</w:t>
            </w:r>
          </w:p>
        </w:tc>
        <w:tc>
          <w:tcPr>
            <w:tcW w:w="0" w:type="auto"/>
            <w:hideMark/>
          </w:tcPr>
          <w:p w14:paraId="6F9D49A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90.9</w:t>
            </w:r>
          </w:p>
        </w:tc>
        <w:tc>
          <w:tcPr>
            <w:tcW w:w="1404" w:type="dxa"/>
            <w:hideMark/>
          </w:tcPr>
          <w:p w14:paraId="002070D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Cytoplasmic Membrane (0.95)</w:t>
            </w:r>
          </w:p>
        </w:tc>
        <w:tc>
          <w:tcPr>
            <w:tcW w:w="1188" w:type="dxa"/>
            <w:hideMark/>
          </w:tcPr>
          <w:p w14:paraId="7796308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0.617</w:t>
            </w:r>
          </w:p>
        </w:tc>
        <w:tc>
          <w:tcPr>
            <w:tcW w:w="0" w:type="auto"/>
            <w:hideMark/>
          </w:tcPr>
          <w:p w14:paraId="57D0F3B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3</w:t>
            </w:r>
          </w:p>
        </w:tc>
      </w:tr>
    </w:tbl>
    <w:p w14:paraId="643B67C7" w14:textId="77777777" w:rsidR="005860D5" w:rsidRPr="005860D5" w:rsidRDefault="005860D5" w:rsidP="005860D5">
      <w:pPr>
        <w:spacing w:after="0" w:line="240" w:lineRule="auto"/>
        <w:jc w:val="both"/>
        <w:rPr>
          <w:rFonts w:eastAsia="Times New Roman" w:cs="Times New Roman"/>
          <w:kern w:val="0"/>
          <w14:ligatures w14:val="none"/>
        </w:rPr>
      </w:pPr>
    </w:p>
    <w:p w14:paraId="613CCD19" w14:textId="20BA71D4" w:rsidR="005860D5" w:rsidRPr="005860D5" w:rsidRDefault="005860D5" w:rsidP="005860D5">
      <w:pPr>
        <w:keepNext/>
        <w:spacing w:after="200" w:line="240" w:lineRule="auto"/>
        <w:rPr>
          <w:rFonts w:eastAsia="Times New Roman" w:cs="Times New Roman"/>
          <w:kern w:val="0"/>
          <w:sz w:val="16"/>
          <w:szCs w:val="16"/>
          <w14:ligatures w14:val="none"/>
        </w:rPr>
      </w:pPr>
      <w:r w:rsidRPr="005860D5">
        <w:rPr>
          <w:rFonts w:eastAsia="Times New Roman" w:cs="Times New Roman"/>
          <w:kern w:val="0"/>
          <w:sz w:val="16"/>
          <w:szCs w:val="16"/>
          <w14:ligatures w14:val="none"/>
        </w:rPr>
        <w:t xml:space="preserve">Table </w:t>
      </w:r>
      <w:r>
        <w:rPr>
          <w:rFonts w:eastAsia="Times New Roman" w:cs="Times New Roman"/>
          <w:kern w:val="0"/>
          <w:sz w:val="16"/>
          <w:szCs w:val="16"/>
          <w14:ligatures w14:val="none"/>
        </w:rPr>
        <w:t>S</w:t>
      </w:r>
      <w:r w:rsidRPr="005860D5">
        <w:rPr>
          <w:rFonts w:eastAsia="Times New Roman" w:cs="Times New Roman"/>
          <w:kern w:val="0"/>
          <w:sz w:val="16"/>
          <w:szCs w:val="16"/>
          <w14:ligatures w14:val="none"/>
        </w:rPr>
        <w:fldChar w:fldCharType="begin"/>
      </w:r>
      <w:r w:rsidRPr="005860D5">
        <w:rPr>
          <w:rFonts w:eastAsia="Times New Roman" w:cs="Times New Roman"/>
          <w:kern w:val="0"/>
          <w:sz w:val="16"/>
          <w:szCs w:val="16"/>
          <w14:ligatures w14:val="none"/>
        </w:rPr>
        <w:instrText xml:space="preserve"> SEQ Table \* ARABIC </w:instrText>
      </w:r>
      <w:r w:rsidRPr="005860D5">
        <w:rPr>
          <w:rFonts w:eastAsia="Times New Roman" w:cs="Times New Roman"/>
          <w:kern w:val="0"/>
          <w:sz w:val="16"/>
          <w:szCs w:val="16"/>
          <w14:ligatures w14:val="none"/>
        </w:rPr>
        <w:fldChar w:fldCharType="separate"/>
      </w:r>
      <w:r w:rsidR="00A6251C">
        <w:rPr>
          <w:rFonts w:eastAsia="Times New Roman" w:cs="Times New Roman"/>
          <w:noProof/>
          <w:kern w:val="0"/>
          <w:sz w:val="16"/>
          <w:szCs w:val="16"/>
          <w14:ligatures w14:val="none"/>
        </w:rPr>
        <w:t>7</w:t>
      </w:r>
      <w:r w:rsidRPr="005860D5">
        <w:rPr>
          <w:rFonts w:eastAsia="Times New Roman" w:cs="Times New Roman"/>
          <w:noProof/>
          <w:kern w:val="0"/>
          <w:sz w:val="16"/>
          <w:szCs w:val="16"/>
          <w14:ligatures w14:val="none"/>
        </w:rPr>
        <w:fldChar w:fldCharType="end"/>
      </w:r>
      <w:r w:rsidRPr="005860D5">
        <w:rPr>
          <w:rFonts w:eastAsia="Times New Roman" w:cs="Times New Roman"/>
          <w:kern w:val="0"/>
          <w:sz w:val="16"/>
          <w:szCs w:val="16"/>
          <w14:ligatures w14:val="none"/>
        </w:rPr>
        <w:t xml:space="preserve">: </w:t>
      </w:r>
      <w:proofErr w:type="spellStart"/>
      <w:r w:rsidRPr="005860D5">
        <w:rPr>
          <w:rFonts w:eastAsia="Times New Roman" w:cs="Times New Roman"/>
          <w:kern w:val="0"/>
          <w:sz w:val="16"/>
          <w:szCs w:val="16"/>
          <w14:ligatures w14:val="none"/>
        </w:rPr>
        <w:t>Vaxijen</w:t>
      </w:r>
      <w:proofErr w:type="spellEnd"/>
      <w:r w:rsidRPr="005860D5">
        <w:rPr>
          <w:rFonts w:eastAsia="Times New Roman" w:cs="Times New Roman"/>
          <w:kern w:val="0"/>
          <w:sz w:val="16"/>
          <w:szCs w:val="16"/>
          <w14:ligatures w14:val="none"/>
        </w:rPr>
        <w:t xml:space="preserve"> results of antigenicity. PA=Probable Antigen, PNA=Probable Non-Antigen.</w:t>
      </w:r>
    </w:p>
    <w:tbl>
      <w:tblPr>
        <w:tblStyle w:val="TableGrid13"/>
        <w:tblW w:w="0" w:type="auto"/>
        <w:tblLook w:val="04A0" w:firstRow="1" w:lastRow="0" w:firstColumn="1" w:lastColumn="0" w:noHBand="0" w:noVBand="1"/>
      </w:tblPr>
      <w:tblGrid>
        <w:gridCol w:w="840"/>
        <w:gridCol w:w="846"/>
        <w:gridCol w:w="1066"/>
        <w:gridCol w:w="786"/>
        <w:gridCol w:w="1006"/>
        <w:gridCol w:w="846"/>
        <w:gridCol w:w="1066"/>
        <w:gridCol w:w="786"/>
        <w:gridCol w:w="1006"/>
      </w:tblGrid>
      <w:tr w:rsidR="005860D5" w:rsidRPr="005860D5" w14:paraId="3ED2F999" w14:textId="77777777" w:rsidTr="00520F8F">
        <w:tc>
          <w:tcPr>
            <w:tcW w:w="0" w:type="auto"/>
          </w:tcPr>
          <w:p w14:paraId="74952553" w14:textId="77777777" w:rsidR="005860D5" w:rsidRPr="005860D5" w:rsidRDefault="005860D5" w:rsidP="005860D5">
            <w:pPr>
              <w:jc w:val="both"/>
              <w:rPr>
                <w:rFonts w:eastAsia="Times New Roman" w:cs="Times New Roman"/>
                <w:kern w:val="0"/>
                <w:sz w:val="12"/>
                <w:szCs w:val="12"/>
                <w14:ligatures w14:val="none"/>
              </w:rPr>
            </w:pPr>
          </w:p>
        </w:tc>
        <w:tc>
          <w:tcPr>
            <w:tcW w:w="0" w:type="auto"/>
            <w:gridSpan w:val="4"/>
          </w:tcPr>
          <w:p w14:paraId="18C5DAE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No Adjuvant</w:t>
            </w:r>
          </w:p>
        </w:tc>
        <w:tc>
          <w:tcPr>
            <w:tcW w:w="0" w:type="auto"/>
            <w:gridSpan w:val="4"/>
          </w:tcPr>
          <w:p w14:paraId="796BFCE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With Adjuvant</w:t>
            </w:r>
          </w:p>
        </w:tc>
      </w:tr>
      <w:tr w:rsidR="005860D5" w:rsidRPr="005860D5" w14:paraId="417EC2DB" w14:textId="77777777" w:rsidTr="00520F8F">
        <w:tc>
          <w:tcPr>
            <w:tcW w:w="0" w:type="auto"/>
            <w:hideMark/>
          </w:tcPr>
          <w:p w14:paraId="3EBE32D5" w14:textId="3326B303" w:rsidR="005860D5" w:rsidRPr="005860D5" w:rsidRDefault="008354EB" w:rsidP="005860D5">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5860D5" w:rsidRPr="005860D5">
              <w:rPr>
                <w:rFonts w:eastAsia="Times New Roman" w:cs="Times New Roman"/>
                <w:kern w:val="0"/>
                <w:sz w:val="12"/>
                <w:szCs w:val="12"/>
                <w14:ligatures w14:val="none"/>
              </w:rPr>
              <w:t xml:space="preserve"> ID</w:t>
            </w:r>
          </w:p>
        </w:tc>
        <w:tc>
          <w:tcPr>
            <w:tcW w:w="0" w:type="auto"/>
            <w:hideMark/>
          </w:tcPr>
          <w:p w14:paraId="21B0DD7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Tumor Score</w:t>
            </w:r>
          </w:p>
        </w:tc>
        <w:tc>
          <w:tcPr>
            <w:tcW w:w="0" w:type="auto"/>
            <w:hideMark/>
          </w:tcPr>
          <w:p w14:paraId="192CC7A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Tumor Prediction</w:t>
            </w:r>
          </w:p>
        </w:tc>
        <w:tc>
          <w:tcPr>
            <w:tcW w:w="0" w:type="auto"/>
            <w:hideMark/>
          </w:tcPr>
          <w:p w14:paraId="65F4AFC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Virus Score</w:t>
            </w:r>
          </w:p>
        </w:tc>
        <w:tc>
          <w:tcPr>
            <w:tcW w:w="0" w:type="auto"/>
            <w:hideMark/>
          </w:tcPr>
          <w:p w14:paraId="770767A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Virus Prediction</w:t>
            </w:r>
          </w:p>
        </w:tc>
        <w:tc>
          <w:tcPr>
            <w:tcW w:w="0" w:type="auto"/>
            <w:hideMark/>
          </w:tcPr>
          <w:p w14:paraId="721FC0F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Tumor Score</w:t>
            </w:r>
          </w:p>
        </w:tc>
        <w:tc>
          <w:tcPr>
            <w:tcW w:w="0" w:type="auto"/>
            <w:hideMark/>
          </w:tcPr>
          <w:p w14:paraId="473A9B2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Tumor Prediction</w:t>
            </w:r>
          </w:p>
        </w:tc>
        <w:tc>
          <w:tcPr>
            <w:tcW w:w="0" w:type="auto"/>
            <w:hideMark/>
          </w:tcPr>
          <w:p w14:paraId="2E5FBFE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 xml:space="preserve">Virus Score </w:t>
            </w:r>
          </w:p>
        </w:tc>
        <w:tc>
          <w:tcPr>
            <w:tcW w:w="0" w:type="auto"/>
            <w:hideMark/>
          </w:tcPr>
          <w:p w14:paraId="2A52B1E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 xml:space="preserve">Virus Prediction </w:t>
            </w:r>
          </w:p>
        </w:tc>
      </w:tr>
      <w:tr w:rsidR="005860D5" w:rsidRPr="005860D5" w14:paraId="68C5ED93" w14:textId="77777777" w:rsidTr="00520F8F">
        <w:tc>
          <w:tcPr>
            <w:tcW w:w="0" w:type="auto"/>
            <w:hideMark/>
          </w:tcPr>
          <w:p w14:paraId="3706154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w:t>
            </w:r>
          </w:p>
        </w:tc>
        <w:tc>
          <w:tcPr>
            <w:tcW w:w="0" w:type="auto"/>
            <w:hideMark/>
          </w:tcPr>
          <w:p w14:paraId="7F6B878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0.7822</w:t>
            </w:r>
          </w:p>
        </w:tc>
        <w:tc>
          <w:tcPr>
            <w:tcW w:w="0" w:type="auto"/>
            <w:hideMark/>
          </w:tcPr>
          <w:p w14:paraId="5B3B497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0C7E4B2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0.3441</w:t>
            </w:r>
          </w:p>
        </w:tc>
        <w:tc>
          <w:tcPr>
            <w:tcW w:w="0" w:type="auto"/>
            <w:hideMark/>
          </w:tcPr>
          <w:p w14:paraId="6415C06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PNA</w:t>
            </w:r>
          </w:p>
        </w:tc>
        <w:tc>
          <w:tcPr>
            <w:tcW w:w="0" w:type="auto"/>
            <w:hideMark/>
          </w:tcPr>
          <w:p w14:paraId="31821F5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0.8037</w:t>
            </w:r>
          </w:p>
        </w:tc>
        <w:tc>
          <w:tcPr>
            <w:tcW w:w="0" w:type="auto"/>
            <w:hideMark/>
          </w:tcPr>
          <w:p w14:paraId="67F8CE6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4F132D0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0.3469</w:t>
            </w:r>
          </w:p>
        </w:tc>
        <w:tc>
          <w:tcPr>
            <w:tcW w:w="0" w:type="auto"/>
            <w:hideMark/>
          </w:tcPr>
          <w:p w14:paraId="2DB3E0D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PNA</w:t>
            </w:r>
          </w:p>
        </w:tc>
      </w:tr>
      <w:tr w:rsidR="005860D5" w:rsidRPr="005860D5" w14:paraId="0F6B693B" w14:textId="77777777" w:rsidTr="00520F8F">
        <w:tc>
          <w:tcPr>
            <w:tcW w:w="0" w:type="auto"/>
            <w:hideMark/>
          </w:tcPr>
          <w:p w14:paraId="0C380D3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2</w:t>
            </w:r>
          </w:p>
        </w:tc>
        <w:tc>
          <w:tcPr>
            <w:tcW w:w="0" w:type="auto"/>
            <w:hideMark/>
          </w:tcPr>
          <w:p w14:paraId="5D5F2D7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0.7622</w:t>
            </w:r>
          </w:p>
        </w:tc>
        <w:tc>
          <w:tcPr>
            <w:tcW w:w="0" w:type="auto"/>
            <w:hideMark/>
          </w:tcPr>
          <w:p w14:paraId="276073E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3A4AD21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0.4322</w:t>
            </w:r>
          </w:p>
        </w:tc>
        <w:tc>
          <w:tcPr>
            <w:tcW w:w="0" w:type="auto"/>
            <w:hideMark/>
          </w:tcPr>
          <w:p w14:paraId="636B65A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2A2847B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0.7626</w:t>
            </w:r>
          </w:p>
        </w:tc>
        <w:tc>
          <w:tcPr>
            <w:tcW w:w="0" w:type="auto"/>
            <w:hideMark/>
          </w:tcPr>
          <w:p w14:paraId="6654BF6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5C3EBC0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0.4279</w:t>
            </w:r>
          </w:p>
        </w:tc>
        <w:tc>
          <w:tcPr>
            <w:tcW w:w="0" w:type="auto"/>
            <w:hideMark/>
          </w:tcPr>
          <w:p w14:paraId="6DC0904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5D51509A" w14:textId="77777777" w:rsidTr="00520F8F">
        <w:tc>
          <w:tcPr>
            <w:tcW w:w="0" w:type="auto"/>
            <w:hideMark/>
          </w:tcPr>
          <w:p w14:paraId="26B0BEE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3</w:t>
            </w:r>
          </w:p>
        </w:tc>
        <w:tc>
          <w:tcPr>
            <w:tcW w:w="0" w:type="auto"/>
            <w:hideMark/>
          </w:tcPr>
          <w:p w14:paraId="6598357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0.7660</w:t>
            </w:r>
          </w:p>
        </w:tc>
        <w:tc>
          <w:tcPr>
            <w:tcW w:w="0" w:type="auto"/>
            <w:hideMark/>
          </w:tcPr>
          <w:p w14:paraId="1B4769F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1DB85BB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0.4251</w:t>
            </w:r>
          </w:p>
        </w:tc>
        <w:tc>
          <w:tcPr>
            <w:tcW w:w="0" w:type="auto"/>
            <w:hideMark/>
          </w:tcPr>
          <w:p w14:paraId="44A2ECB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3960310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0.7663</w:t>
            </w:r>
          </w:p>
        </w:tc>
        <w:tc>
          <w:tcPr>
            <w:tcW w:w="0" w:type="auto"/>
            <w:hideMark/>
          </w:tcPr>
          <w:p w14:paraId="3A44A4E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76769B2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0.4211</w:t>
            </w:r>
          </w:p>
        </w:tc>
        <w:tc>
          <w:tcPr>
            <w:tcW w:w="0" w:type="auto"/>
            <w:hideMark/>
          </w:tcPr>
          <w:p w14:paraId="3F2A858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75F7BCA8" w14:textId="77777777" w:rsidTr="00520F8F">
        <w:tc>
          <w:tcPr>
            <w:tcW w:w="0" w:type="auto"/>
            <w:hideMark/>
          </w:tcPr>
          <w:p w14:paraId="138E058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4</w:t>
            </w:r>
          </w:p>
        </w:tc>
        <w:tc>
          <w:tcPr>
            <w:tcW w:w="0" w:type="auto"/>
            <w:hideMark/>
          </w:tcPr>
          <w:p w14:paraId="4A75EC5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0.7606</w:t>
            </w:r>
          </w:p>
        </w:tc>
        <w:tc>
          <w:tcPr>
            <w:tcW w:w="0" w:type="auto"/>
            <w:hideMark/>
          </w:tcPr>
          <w:p w14:paraId="28F9CF6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12977D6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0.4225</w:t>
            </w:r>
          </w:p>
        </w:tc>
        <w:tc>
          <w:tcPr>
            <w:tcW w:w="0" w:type="auto"/>
            <w:hideMark/>
          </w:tcPr>
          <w:p w14:paraId="58B305C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66F26F7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0.7692</w:t>
            </w:r>
          </w:p>
        </w:tc>
        <w:tc>
          <w:tcPr>
            <w:tcW w:w="0" w:type="auto"/>
            <w:hideMark/>
          </w:tcPr>
          <w:p w14:paraId="7DAA70C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0EB598F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0.4212</w:t>
            </w:r>
          </w:p>
        </w:tc>
        <w:tc>
          <w:tcPr>
            <w:tcW w:w="0" w:type="auto"/>
            <w:hideMark/>
          </w:tcPr>
          <w:p w14:paraId="67BA6D1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22688FD2" w14:textId="77777777" w:rsidTr="00520F8F">
        <w:tc>
          <w:tcPr>
            <w:tcW w:w="0" w:type="auto"/>
            <w:hideMark/>
          </w:tcPr>
          <w:p w14:paraId="3C0D66C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5</w:t>
            </w:r>
          </w:p>
        </w:tc>
        <w:tc>
          <w:tcPr>
            <w:tcW w:w="0" w:type="auto"/>
            <w:hideMark/>
          </w:tcPr>
          <w:p w14:paraId="692DA45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0.7836</w:t>
            </w:r>
          </w:p>
        </w:tc>
        <w:tc>
          <w:tcPr>
            <w:tcW w:w="0" w:type="auto"/>
            <w:hideMark/>
          </w:tcPr>
          <w:p w14:paraId="170727C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088CD1C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0.4117</w:t>
            </w:r>
          </w:p>
        </w:tc>
        <w:tc>
          <w:tcPr>
            <w:tcW w:w="0" w:type="auto"/>
            <w:hideMark/>
          </w:tcPr>
          <w:p w14:paraId="1D58C81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7201CDE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0.7914</w:t>
            </w:r>
          </w:p>
        </w:tc>
        <w:tc>
          <w:tcPr>
            <w:tcW w:w="0" w:type="auto"/>
            <w:hideMark/>
          </w:tcPr>
          <w:p w14:paraId="4A463C0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0379386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0.4108</w:t>
            </w:r>
          </w:p>
        </w:tc>
        <w:tc>
          <w:tcPr>
            <w:tcW w:w="0" w:type="auto"/>
            <w:hideMark/>
          </w:tcPr>
          <w:p w14:paraId="5C757DD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174C97DF" w14:textId="77777777" w:rsidTr="00520F8F">
        <w:tc>
          <w:tcPr>
            <w:tcW w:w="0" w:type="auto"/>
            <w:hideMark/>
          </w:tcPr>
          <w:p w14:paraId="20623D6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6</w:t>
            </w:r>
          </w:p>
        </w:tc>
        <w:tc>
          <w:tcPr>
            <w:tcW w:w="0" w:type="auto"/>
            <w:hideMark/>
          </w:tcPr>
          <w:p w14:paraId="73DAC1F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0.7836</w:t>
            </w:r>
          </w:p>
        </w:tc>
        <w:tc>
          <w:tcPr>
            <w:tcW w:w="0" w:type="auto"/>
            <w:hideMark/>
          </w:tcPr>
          <w:p w14:paraId="2A50960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7099188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0.4117</w:t>
            </w:r>
          </w:p>
        </w:tc>
        <w:tc>
          <w:tcPr>
            <w:tcW w:w="0" w:type="auto"/>
            <w:hideMark/>
          </w:tcPr>
          <w:p w14:paraId="3C4E1E6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1BF0192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0.7914</w:t>
            </w:r>
          </w:p>
        </w:tc>
        <w:tc>
          <w:tcPr>
            <w:tcW w:w="0" w:type="auto"/>
            <w:hideMark/>
          </w:tcPr>
          <w:p w14:paraId="6500A8B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6554F78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0.4108</w:t>
            </w:r>
          </w:p>
        </w:tc>
        <w:tc>
          <w:tcPr>
            <w:tcW w:w="0" w:type="auto"/>
            <w:hideMark/>
          </w:tcPr>
          <w:p w14:paraId="07A9C73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6C86FE50" w14:textId="77777777" w:rsidTr="00520F8F">
        <w:tc>
          <w:tcPr>
            <w:tcW w:w="0" w:type="auto"/>
            <w:hideMark/>
          </w:tcPr>
          <w:p w14:paraId="706B086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7</w:t>
            </w:r>
          </w:p>
        </w:tc>
        <w:tc>
          <w:tcPr>
            <w:tcW w:w="0" w:type="auto"/>
            <w:hideMark/>
          </w:tcPr>
          <w:p w14:paraId="552E085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0.7720</w:t>
            </w:r>
          </w:p>
        </w:tc>
        <w:tc>
          <w:tcPr>
            <w:tcW w:w="0" w:type="auto"/>
            <w:hideMark/>
          </w:tcPr>
          <w:p w14:paraId="6203095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2989FB4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0.4447</w:t>
            </w:r>
          </w:p>
        </w:tc>
        <w:tc>
          <w:tcPr>
            <w:tcW w:w="0" w:type="auto"/>
            <w:hideMark/>
          </w:tcPr>
          <w:p w14:paraId="2D791D1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1A5D0C5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0.7801</w:t>
            </w:r>
          </w:p>
        </w:tc>
        <w:tc>
          <w:tcPr>
            <w:tcW w:w="0" w:type="auto"/>
            <w:hideMark/>
          </w:tcPr>
          <w:p w14:paraId="7EAE2B8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7AC9E64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0.4427</w:t>
            </w:r>
          </w:p>
        </w:tc>
        <w:tc>
          <w:tcPr>
            <w:tcW w:w="0" w:type="auto"/>
            <w:hideMark/>
          </w:tcPr>
          <w:p w14:paraId="2E9385F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11EE2145" w14:textId="77777777" w:rsidTr="00520F8F">
        <w:tc>
          <w:tcPr>
            <w:tcW w:w="0" w:type="auto"/>
            <w:hideMark/>
          </w:tcPr>
          <w:p w14:paraId="11D73C0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8</w:t>
            </w:r>
          </w:p>
        </w:tc>
        <w:tc>
          <w:tcPr>
            <w:tcW w:w="0" w:type="auto"/>
            <w:hideMark/>
          </w:tcPr>
          <w:p w14:paraId="0925861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0.8457</w:t>
            </w:r>
          </w:p>
        </w:tc>
        <w:tc>
          <w:tcPr>
            <w:tcW w:w="0" w:type="auto"/>
            <w:hideMark/>
          </w:tcPr>
          <w:p w14:paraId="7F95319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199D1C0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0.4372</w:t>
            </w:r>
          </w:p>
        </w:tc>
        <w:tc>
          <w:tcPr>
            <w:tcW w:w="0" w:type="auto"/>
            <w:hideMark/>
          </w:tcPr>
          <w:p w14:paraId="3B499AE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11C85FA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0.8515</w:t>
            </w:r>
          </w:p>
        </w:tc>
        <w:tc>
          <w:tcPr>
            <w:tcW w:w="0" w:type="auto"/>
            <w:hideMark/>
          </w:tcPr>
          <w:p w14:paraId="4F09FA9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4CDFF8F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0.4354</w:t>
            </w:r>
          </w:p>
        </w:tc>
        <w:tc>
          <w:tcPr>
            <w:tcW w:w="0" w:type="auto"/>
            <w:hideMark/>
          </w:tcPr>
          <w:p w14:paraId="475E910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1D389987" w14:textId="77777777" w:rsidTr="00520F8F">
        <w:tc>
          <w:tcPr>
            <w:tcW w:w="0" w:type="auto"/>
            <w:hideMark/>
          </w:tcPr>
          <w:p w14:paraId="777F0D3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lastRenderedPageBreak/>
              <w:t>9</w:t>
            </w:r>
          </w:p>
        </w:tc>
        <w:tc>
          <w:tcPr>
            <w:tcW w:w="0" w:type="auto"/>
            <w:hideMark/>
          </w:tcPr>
          <w:p w14:paraId="602BA75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0.8060</w:t>
            </w:r>
          </w:p>
        </w:tc>
        <w:tc>
          <w:tcPr>
            <w:tcW w:w="0" w:type="auto"/>
            <w:hideMark/>
          </w:tcPr>
          <w:p w14:paraId="05BF87D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1FCB887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0.4790</w:t>
            </w:r>
          </w:p>
        </w:tc>
        <w:tc>
          <w:tcPr>
            <w:tcW w:w="0" w:type="auto"/>
            <w:hideMark/>
          </w:tcPr>
          <w:p w14:paraId="5E3F280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37EE81F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0.7898</w:t>
            </w:r>
          </w:p>
        </w:tc>
        <w:tc>
          <w:tcPr>
            <w:tcW w:w="0" w:type="auto"/>
            <w:hideMark/>
          </w:tcPr>
          <w:p w14:paraId="53FD6F4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3CA38CC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0.4817</w:t>
            </w:r>
          </w:p>
        </w:tc>
        <w:tc>
          <w:tcPr>
            <w:tcW w:w="0" w:type="auto"/>
            <w:hideMark/>
          </w:tcPr>
          <w:p w14:paraId="695C83C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78E3F9EF" w14:textId="77777777" w:rsidTr="00520F8F">
        <w:tc>
          <w:tcPr>
            <w:tcW w:w="0" w:type="auto"/>
            <w:hideMark/>
          </w:tcPr>
          <w:p w14:paraId="1F668BE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10</w:t>
            </w:r>
          </w:p>
        </w:tc>
        <w:tc>
          <w:tcPr>
            <w:tcW w:w="0" w:type="auto"/>
            <w:hideMark/>
          </w:tcPr>
          <w:p w14:paraId="3C12488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0.7808</w:t>
            </w:r>
          </w:p>
        </w:tc>
        <w:tc>
          <w:tcPr>
            <w:tcW w:w="0" w:type="auto"/>
            <w:hideMark/>
          </w:tcPr>
          <w:p w14:paraId="2474550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1DEFCBE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0.4073</w:t>
            </w:r>
          </w:p>
        </w:tc>
        <w:tc>
          <w:tcPr>
            <w:tcW w:w="0" w:type="auto"/>
            <w:hideMark/>
          </w:tcPr>
          <w:p w14:paraId="136E6A9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0DFCA8A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0.7574</w:t>
            </w:r>
          </w:p>
        </w:tc>
        <w:tc>
          <w:tcPr>
            <w:tcW w:w="0" w:type="auto"/>
            <w:hideMark/>
          </w:tcPr>
          <w:p w14:paraId="30DF018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764AA9B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0.4058</w:t>
            </w:r>
          </w:p>
        </w:tc>
        <w:tc>
          <w:tcPr>
            <w:tcW w:w="0" w:type="auto"/>
            <w:hideMark/>
          </w:tcPr>
          <w:p w14:paraId="295D3C6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550A731E" w14:textId="77777777" w:rsidTr="00520F8F">
        <w:tc>
          <w:tcPr>
            <w:tcW w:w="0" w:type="auto"/>
            <w:hideMark/>
          </w:tcPr>
          <w:p w14:paraId="5CF84BF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11</w:t>
            </w:r>
          </w:p>
        </w:tc>
        <w:tc>
          <w:tcPr>
            <w:tcW w:w="0" w:type="auto"/>
            <w:hideMark/>
          </w:tcPr>
          <w:p w14:paraId="3C86622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0.8657</w:t>
            </w:r>
          </w:p>
        </w:tc>
        <w:tc>
          <w:tcPr>
            <w:tcW w:w="0" w:type="auto"/>
            <w:hideMark/>
          </w:tcPr>
          <w:p w14:paraId="0A70207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0A9AA58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0.3630</w:t>
            </w:r>
          </w:p>
        </w:tc>
        <w:tc>
          <w:tcPr>
            <w:tcW w:w="0" w:type="auto"/>
            <w:hideMark/>
          </w:tcPr>
          <w:p w14:paraId="69CD61F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PNA</w:t>
            </w:r>
          </w:p>
        </w:tc>
        <w:tc>
          <w:tcPr>
            <w:tcW w:w="0" w:type="auto"/>
            <w:hideMark/>
          </w:tcPr>
          <w:p w14:paraId="073441D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0.8372</w:t>
            </w:r>
          </w:p>
        </w:tc>
        <w:tc>
          <w:tcPr>
            <w:tcW w:w="0" w:type="auto"/>
            <w:hideMark/>
          </w:tcPr>
          <w:p w14:paraId="7ACE60F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5A69F23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0.3750</w:t>
            </w:r>
          </w:p>
        </w:tc>
        <w:tc>
          <w:tcPr>
            <w:tcW w:w="0" w:type="auto"/>
            <w:hideMark/>
          </w:tcPr>
          <w:p w14:paraId="2D7DFAC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PNA</w:t>
            </w:r>
          </w:p>
        </w:tc>
      </w:tr>
      <w:tr w:rsidR="005860D5" w:rsidRPr="005860D5" w14:paraId="468FBBE6" w14:textId="77777777" w:rsidTr="00520F8F">
        <w:tc>
          <w:tcPr>
            <w:tcW w:w="0" w:type="auto"/>
            <w:hideMark/>
          </w:tcPr>
          <w:p w14:paraId="0CEF230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12</w:t>
            </w:r>
          </w:p>
        </w:tc>
        <w:tc>
          <w:tcPr>
            <w:tcW w:w="0" w:type="auto"/>
            <w:hideMark/>
          </w:tcPr>
          <w:p w14:paraId="4D1FE1A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1.0488</w:t>
            </w:r>
          </w:p>
        </w:tc>
        <w:tc>
          <w:tcPr>
            <w:tcW w:w="0" w:type="auto"/>
            <w:hideMark/>
          </w:tcPr>
          <w:p w14:paraId="5B20347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7D894B36"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0.4749</w:t>
            </w:r>
          </w:p>
        </w:tc>
        <w:tc>
          <w:tcPr>
            <w:tcW w:w="0" w:type="auto"/>
            <w:hideMark/>
          </w:tcPr>
          <w:p w14:paraId="1717473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7314A2E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0.9997</w:t>
            </w:r>
          </w:p>
        </w:tc>
        <w:tc>
          <w:tcPr>
            <w:tcW w:w="0" w:type="auto"/>
            <w:hideMark/>
          </w:tcPr>
          <w:p w14:paraId="79BB985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2CD13D9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0.4686</w:t>
            </w:r>
          </w:p>
        </w:tc>
        <w:tc>
          <w:tcPr>
            <w:tcW w:w="0" w:type="auto"/>
            <w:hideMark/>
          </w:tcPr>
          <w:p w14:paraId="7233C16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1EAEE0E1" w14:textId="77777777" w:rsidTr="00520F8F">
        <w:tc>
          <w:tcPr>
            <w:tcW w:w="0" w:type="auto"/>
            <w:hideMark/>
          </w:tcPr>
          <w:p w14:paraId="13284FF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13</w:t>
            </w:r>
          </w:p>
        </w:tc>
        <w:tc>
          <w:tcPr>
            <w:tcW w:w="0" w:type="auto"/>
            <w:hideMark/>
          </w:tcPr>
          <w:p w14:paraId="0C91197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0.5243</w:t>
            </w:r>
          </w:p>
        </w:tc>
        <w:tc>
          <w:tcPr>
            <w:tcW w:w="0" w:type="auto"/>
            <w:hideMark/>
          </w:tcPr>
          <w:p w14:paraId="358AB66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25858FC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0.5235</w:t>
            </w:r>
          </w:p>
        </w:tc>
        <w:tc>
          <w:tcPr>
            <w:tcW w:w="0" w:type="auto"/>
            <w:hideMark/>
          </w:tcPr>
          <w:p w14:paraId="0FE880E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65A61B0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0.5261</w:t>
            </w:r>
          </w:p>
        </w:tc>
        <w:tc>
          <w:tcPr>
            <w:tcW w:w="0" w:type="auto"/>
            <w:hideMark/>
          </w:tcPr>
          <w:p w14:paraId="3068823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345920B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0.5234</w:t>
            </w:r>
          </w:p>
        </w:tc>
        <w:tc>
          <w:tcPr>
            <w:tcW w:w="0" w:type="auto"/>
            <w:hideMark/>
          </w:tcPr>
          <w:p w14:paraId="5A4831E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4CBC0186" w14:textId="77777777" w:rsidTr="00520F8F">
        <w:tc>
          <w:tcPr>
            <w:tcW w:w="0" w:type="auto"/>
            <w:hideMark/>
          </w:tcPr>
          <w:p w14:paraId="35F5E48A"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14</w:t>
            </w:r>
          </w:p>
        </w:tc>
        <w:tc>
          <w:tcPr>
            <w:tcW w:w="0" w:type="auto"/>
            <w:hideMark/>
          </w:tcPr>
          <w:p w14:paraId="354D62F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0.5369</w:t>
            </w:r>
          </w:p>
        </w:tc>
        <w:tc>
          <w:tcPr>
            <w:tcW w:w="0" w:type="auto"/>
            <w:hideMark/>
          </w:tcPr>
          <w:p w14:paraId="74D9851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57D41035"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0.5215</w:t>
            </w:r>
          </w:p>
        </w:tc>
        <w:tc>
          <w:tcPr>
            <w:tcW w:w="0" w:type="auto"/>
            <w:hideMark/>
          </w:tcPr>
          <w:p w14:paraId="7D7EB278"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0091910C"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0.5126</w:t>
            </w:r>
          </w:p>
        </w:tc>
        <w:tc>
          <w:tcPr>
            <w:tcW w:w="0" w:type="auto"/>
            <w:hideMark/>
          </w:tcPr>
          <w:p w14:paraId="6B7618C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2CA0821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0.5190</w:t>
            </w:r>
          </w:p>
        </w:tc>
        <w:tc>
          <w:tcPr>
            <w:tcW w:w="0" w:type="auto"/>
            <w:hideMark/>
          </w:tcPr>
          <w:p w14:paraId="24AAEFB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1FAFF981" w14:textId="77777777" w:rsidTr="00520F8F">
        <w:tc>
          <w:tcPr>
            <w:tcW w:w="0" w:type="auto"/>
            <w:hideMark/>
          </w:tcPr>
          <w:p w14:paraId="63933FAE"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15</w:t>
            </w:r>
          </w:p>
        </w:tc>
        <w:tc>
          <w:tcPr>
            <w:tcW w:w="0" w:type="auto"/>
            <w:hideMark/>
          </w:tcPr>
          <w:p w14:paraId="22FED36D"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0.4826</w:t>
            </w:r>
          </w:p>
        </w:tc>
        <w:tc>
          <w:tcPr>
            <w:tcW w:w="0" w:type="auto"/>
            <w:hideMark/>
          </w:tcPr>
          <w:p w14:paraId="2501AE9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PNA</w:t>
            </w:r>
          </w:p>
        </w:tc>
        <w:tc>
          <w:tcPr>
            <w:tcW w:w="0" w:type="auto"/>
            <w:hideMark/>
          </w:tcPr>
          <w:p w14:paraId="4C931D29"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0.4272</w:t>
            </w:r>
          </w:p>
        </w:tc>
        <w:tc>
          <w:tcPr>
            <w:tcW w:w="0" w:type="auto"/>
            <w:hideMark/>
          </w:tcPr>
          <w:p w14:paraId="42D28CF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22773FE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0.4605</w:t>
            </w:r>
          </w:p>
        </w:tc>
        <w:tc>
          <w:tcPr>
            <w:tcW w:w="0" w:type="auto"/>
            <w:hideMark/>
          </w:tcPr>
          <w:p w14:paraId="53DBDFD4"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PNA</w:t>
            </w:r>
          </w:p>
        </w:tc>
        <w:tc>
          <w:tcPr>
            <w:tcW w:w="0" w:type="auto"/>
            <w:hideMark/>
          </w:tcPr>
          <w:p w14:paraId="3526B077"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0.4304</w:t>
            </w:r>
          </w:p>
        </w:tc>
        <w:tc>
          <w:tcPr>
            <w:tcW w:w="0" w:type="auto"/>
            <w:hideMark/>
          </w:tcPr>
          <w:p w14:paraId="284CA703"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r w:rsidR="005860D5" w:rsidRPr="005860D5" w14:paraId="72AD3294" w14:textId="77777777" w:rsidTr="00520F8F">
        <w:tc>
          <w:tcPr>
            <w:tcW w:w="0" w:type="auto"/>
            <w:hideMark/>
          </w:tcPr>
          <w:p w14:paraId="3D03946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16</w:t>
            </w:r>
          </w:p>
        </w:tc>
        <w:tc>
          <w:tcPr>
            <w:tcW w:w="0" w:type="auto"/>
            <w:hideMark/>
          </w:tcPr>
          <w:p w14:paraId="4D619C7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0.4759</w:t>
            </w:r>
          </w:p>
        </w:tc>
        <w:tc>
          <w:tcPr>
            <w:tcW w:w="0" w:type="auto"/>
            <w:hideMark/>
          </w:tcPr>
          <w:p w14:paraId="34BB9782"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PNA</w:t>
            </w:r>
          </w:p>
        </w:tc>
        <w:tc>
          <w:tcPr>
            <w:tcW w:w="0" w:type="auto"/>
            <w:hideMark/>
          </w:tcPr>
          <w:p w14:paraId="1BB024C1"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0.4288</w:t>
            </w:r>
          </w:p>
        </w:tc>
        <w:tc>
          <w:tcPr>
            <w:tcW w:w="0" w:type="auto"/>
            <w:hideMark/>
          </w:tcPr>
          <w:p w14:paraId="4F7EC16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c>
          <w:tcPr>
            <w:tcW w:w="0" w:type="auto"/>
            <w:hideMark/>
          </w:tcPr>
          <w:p w14:paraId="4CCD61B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0.4578</w:t>
            </w:r>
          </w:p>
        </w:tc>
        <w:tc>
          <w:tcPr>
            <w:tcW w:w="0" w:type="auto"/>
            <w:hideMark/>
          </w:tcPr>
          <w:p w14:paraId="7E2B2550"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PNA</w:t>
            </w:r>
          </w:p>
        </w:tc>
        <w:tc>
          <w:tcPr>
            <w:tcW w:w="0" w:type="auto"/>
            <w:hideMark/>
          </w:tcPr>
          <w:p w14:paraId="58435ADB"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0.4279</w:t>
            </w:r>
          </w:p>
        </w:tc>
        <w:tc>
          <w:tcPr>
            <w:tcW w:w="0" w:type="auto"/>
            <w:hideMark/>
          </w:tcPr>
          <w:p w14:paraId="2B0179DF" w14:textId="77777777" w:rsidR="005860D5" w:rsidRPr="005860D5" w:rsidRDefault="005860D5" w:rsidP="005860D5">
            <w:pPr>
              <w:jc w:val="both"/>
              <w:rPr>
                <w:rFonts w:eastAsia="Times New Roman" w:cs="Times New Roman"/>
                <w:kern w:val="0"/>
                <w:sz w:val="12"/>
                <w:szCs w:val="12"/>
                <w14:ligatures w14:val="none"/>
              </w:rPr>
            </w:pPr>
            <w:r w:rsidRPr="005860D5">
              <w:rPr>
                <w:rFonts w:eastAsia="Times New Roman" w:cs="Times New Roman"/>
                <w:kern w:val="0"/>
                <w:sz w:val="12"/>
                <w:szCs w:val="12"/>
                <w14:ligatures w14:val="none"/>
              </w:rPr>
              <w:t>PA</w:t>
            </w:r>
          </w:p>
        </w:tc>
      </w:tr>
    </w:tbl>
    <w:p w14:paraId="4D93D1D8" w14:textId="56D7C28E" w:rsidR="00464A3A" w:rsidRDefault="00464A3A" w:rsidP="0032357B">
      <w:pPr>
        <w:pStyle w:val="Caption"/>
        <w:rPr>
          <w:i w:val="0"/>
          <w:iCs w:val="0"/>
          <w:noProof/>
        </w:rPr>
      </w:pPr>
    </w:p>
    <w:p w14:paraId="3A8E7303" w14:textId="77777777" w:rsidR="00A6251C" w:rsidRPr="00A6251C" w:rsidRDefault="00A6251C" w:rsidP="00A6251C">
      <w:pPr>
        <w:spacing w:after="0" w:line="240" w:lineRule="auto"/>
        <w:rPr>
          <w:rFonts w:eastAsia="Times New Roman" w:cs="Times New Roman"/>
          <w:b/>
          <w:bCs/>
          <w:kern w:val="0"/>
          <w:sz w:val="24"/>
          <w:szCs w:val="24"/>
          <w14:ligatures w14:val="none"/>
        </w:rPr>
      </w:pPr>
    </w:p>
    <w:p w14:paraId="05DEFC2E" w14:textId="2DEB44C2" w:rsidR="00A6251C" w:rsidRPr="00504D94" w:rsidRDefault="00A6251C" w:rsidP="00A6251C">
      <w:pPr>
        <w:keepNext/>
        <w:spacing w:after="200" w:line="240" w:lineRule="auto"/>
        <w:jc w:val="both"/>
        <w:rPr>
          <w:rFonts w:eastAsia="Times New Roman" w:cs="Times New Roman"/>
          <w:kern w:val="0"/>
          <w:sz w:val="16"/>
          <w:szCs w:val="16"/>
          <w14:ligatures w14:val="none"/>
        </w:rPr>
      </w:pPr>
      <w:r w:rsidRPr="00504D94">
        <w:rPr>
          <w:rFonts w:eastAsia="Times New Roman" w:cs="Times New Roman"/>
          <w:kern w:val="0"/>
          <w:sz w:val="16"/>
          <w:szCs w:val="16"/>
          <w14:ligatures w14:val="none"/>
        </w:rPr>
        <w:t>Table S</w:t>
      </w:r>
      <w:r w:rsidRPr="00504D94">
        <w:rPr>
          <w:rFonts w:eastAsia="Times New Roman" w:cs="Times New Roman"/>
          <w:kern w:val="0"/>
          <w:sz w:val="16"/>
          <w:szCs w:val="16"/>
          <w14:ligatures w14:val="none"/>
        </w:rPr>
        <w:fldChar w:fldCharType="begin"/>
      </w:r>
      <w:r w:rsidRPr="00504D94">
        <w:rPr>
          <w:rFonts w:eastAsia="Times New Roman" w:cs="Times New Roman"/>
          <w:kern w:val="0"/>
          <w:sz w:val="16"/>
          <w:szCs w:val="16"/>
          <w14:ligatures w14:val="none"/>
        </w:rPr>
        <w:instrText xml:space="preserve"> SEQ Table \* ARABIC </w:instrText>
      </w:r>
      <w:r w:rsidRPr="00504D94">
        <w:rPr>
          <w:rFonts w:eastAsia="Times New Roman" w:cs="Times New Roman"/>
          <w:kern w:val="0"/>
          <w:sz w:val="16"/>
          <w:szCs w:val="16"/>
          <w14:ligatures w14:val="none"/>
        </w:rPr>
        <w:fldChar w:fldCharType="separate"/>
      </w:r>
      <w:r w:rsidRPr="00504D94">
        <w:rPr>
          <w:rFonts w:eastAsia="Times New Roman" w:cs="Times New Roman"/>
          <w:noProof/>
          <w:kern w:val="0"/>
          <w:sz w:val="16"/>
          <w:szCs w:val="16"/>
          <w14:ligatures w14:val="none"/>
        </w:rPr>
        <w:t>8</w:t>
      </w:r>
      <w:r w:rsidRPr="00504D94">
        <w:rPr>
          <w:rFonts w:eastAsia="Times New Roman" w:cs="Times New Roman"/>
          <w:noProof/>
          <w:kern w:val="0"/>
          <w:sz w:val="16"/>
          <w:szCs w:val="16"/>
          <w14:ligatures w14:val="none"/>
        </w:rPr>
        <w:fldChar w:fldCharType="end"/>
      </w:r>
      <w:r w:rsidRPr="00504D94">
        <w:rPr>
          <w:rFonts w:eastAsia="Times New Roman" w:cs="Times New Roman"/>
          <w:kern w:val="0"/>
          <w:sz w:val="16"/>
          <w:szCs w:val="16"/>
          <w14:ligatures w14:val="none"/>
        </w:rPr>
        <w:t xml:space="preserve">: Integrated allergenicity, toxicity, solubility, and aggregation propensity assessment of the designed multi-epitope </w:t>
      </w:r>
      <w:r w:rsidR="008354EB">
        <w:rPr>
          <w:rFonts w:eastAsia="Times New Roman" w:cs="Times New Roman"/>
          <w:kern w:val="0"/>
          <w:sz w:val="16"/>
          <w:szCs w:val="16"/>
          <w14:ligatures w14:val="none"/>
        </w:rPr>
        <w:t>Construct</w:t>
      </w:r>
      <w:r w:rsidRPr="00504D94">
        <w:rPr>
          <w:rFonts w:eastAsia="Times New Roman" w:cs="Times New Roman"/>
          <w:kern w:val="0"/>
          <w:sz w:val="16"/>
          <w:szCs w:val="16"/>
          <w14:ligatures w14:val="none"/>
        </w:rPr>
        <w:t xml:space="preserve"> constructs. Allergenicity was evaluated using </w:t>
      </w:r>
      <w:proofErr w:type="spellStart"/>
      <w:r w:rsidRPr="00504D94">
        <w:rPr>
          <w:rFonts w:eastAsia="Times New Roman" w:cs="Times New Roman"/>
          <w:kern w:val="0"/>
          <w:sz w:val="16"/>
          <w:szCs w:val="16"/>
          <w14:ligatures w14:val="none"/>
        </w:rPr>
        <w:t>AllerCatPro</w:t>
      </w:r>
      <w:proofErr w:type="spellEnd"/>
      <w:r w:rsidRPr="00504D94">
        <w:rPr>
          <w:rFonts w:eastAsia="Times New Roman" w:cs="Times New Roman"/>
          <w:kern w:val="0"/>
          <w:sz w:val="16"/>
          <w:szCs w:val="16"/>
          <w14:ligatures w14:val="none"/>
        </w:rPr>
        <w:t xml:space="preserve"> 2.0 and </w:t>
      </w:r>
      <w:proofErr w:type="spellStart"/>
      <w:r w:rsidRPr="00504D94">
        <w:rPr>
          <w:rFonts w:eastAsia="Times New Roman" w:cs="Times New Roman"/>
          <w:kern w:val="0"/>
          <w:sz w:val="16"/>
          <w:szCs w:val="16"/>
          <w14:ligatures w14:val="none"/>
        </w:rPr>
        <w:t>AllergenFP</w:t>
      </w:r>
      <w:proofErr w:type="spellEnd"/>
      <w:r w:rsidRPr="00504D94">
        <w:rPr>
          <w:rFonts w:eastAsia="Times New Roman" w:cs="Times New Roman"/>
          <w:kern w:val="0"/>
          <w:sz w:val="16"/>
          <w:szCs w:val="16"/>
          <w14:ligatures w14:val="none"/>
        </w:rPr>
        <w:t xml:space="preserve"> v1.0, toxicity using ToxinPred2.0, solubility using Protein-Sol, and aggregation propensity using AGGRESCAN. a3v, AGGRESCAN sequence aggregation score; NHS, number of aggregation hot spots; NHSA, normalized hot spot area; </w:t>
      </w:r>
      <w:proofErr w:type="spellStart"/>
      <w:r w:rsidRPr="00504D94">
        <w:rPr>
          <w:rFonts w:eastAsia="Times New Roman" w:cs="Times New Roman"/>
          <w:kern w:val="0"/>
          <w:sz w:val="16"/>
          <w:szCs w:val="16"/>
          <w14:ligatures w14:val="none"/>
        </w:rPr>
        <w:t>pI</w:t>
      </w:r>
      <w:proofErr w:type="spellEnd"/>
      <w:r w:rsidRPr="00504D94">
        <w:rPr>
          <w:rFonts w:eastAsia="Times New Roman" w:cs="Times New Roman"/>
          <w:kern w:val="0"/>
          <w:sz w:val="16"/>
          <w:szCs w:val="16"/>
          <w14:ligatures w14:val="none"/>
        </w:rPr>
        <w:t>, theoretical isoelectric point. Asterisks (*) indicate constructs for which Protein-Sol detected putative transmembrane regions, and the corresponding solubility predictions should therefore be interpreted with caution.</w:t>
      </w:r>
    </w:p>
    <w:tbl>
      <w:tblPr>
        <w:tblStyle w:val="TableGrid14"/>
        <w:tblW w:w="0" w:type="auto"/>
        <w:tblLook w:val="04A0" w:firstRow="1" w:lastRow="0" w:firstColumn="1" w:lastColumn="0" w:noHBand="0" w:noVBand="1"/>
      </w:tblPr>
      <w:tblGrid>
        <w:gridCol w:w="1000"/>
        <w:gridCol w:w="994"/>
        <w:gridCol w:w="975"/>
        <w:gridCol w:w="839"/>
        <w:gridCol w:w="725"/>
        <w:gridCol w:w="592"/>
        <w:gridCol w:w="782"/>
        <w:gridCol w:w="761"/>
        <w:gridCol w:w="576"/>
        <w:gridCol w:w="583"/>
        <w:gridCol w:w="537"/>
        <w:gridCol w:w="652"/>
      </w:tblGrid>
      <w:tr w:rsidR="00A6251C" w:rsidRPr="00A6251C" w14:paraId="2C6A6CDC" w14:textId="77777777" w:rsidTr="00520F8F">
        <w:tc>
          <w:tcPr>
            <w:tcW w:w="0" w:type="auto"/>
            <w:hideMark/>
          </w:tcPr>
          <w:p w14:paraId="567D2C21" w14:textId="2CD51A46"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p>
        </w:tc>
        <w:tc>
          <w:tcPr>
            <w:tcW w:w="0" w:type="auto"/>
            <w:hideMark/>
          </w:tcPr>
          <w:p w14:paraId="1B12C967" w14:textId="77777777" w:rsidR="00A6251C" w:rsidRPr="00A6251C" w:rsidRDefault="00A6251C" w:rsidP="00A6251C">
            <w:pPr>
              <w:rPr>
                <w:rFonts w:eastAsia="Times New Roman" w:cs="Times New Roman"/>
                <w:kern w:val="0"/>
                <w:sz w:val="16"/>
                <w:szCs w:val="16"/>
                <w14:ligatures w14:val="none"/>
              </w:rPr>
            </w:pPr>
            <w:proofErr w:type="spellStart"/>
            <w:r w:rsidRPr="00A6251C">
              <w:rPr>
                <w:rFonts w:eastAsia="Times New Roman" w:cs="Times New Roman"/>
                <w:kern w:val="0"/>
                <w:sz w:val="16"/>
                <w:szCs w:val="16"/>
                <w14:ligatures w14:val="none"/>
              </w:rPr>
              <w:t>AllerCatPro</w:t>
            </w:r>
            <w:proofErr w:type="spellEnd"/>
          </w:p>
        </w:tc>
        <w:tc>
          <w:tcPr>
            <w:tcW w:w="0" w:type="auto"/>
            <w:hideMark/>
          </w:tcPr>
          <w:p w14:paraId="3AC53EF9" w14:textId="77777777" w:rsidR="00A6251C" w:rsidRPr="00A6251C" w:rsidRDefault="00A6251C" w:rsidP="00A6251C">
            <w:pPr>
              <w:rPr>
                <w:rFonts w:eastAsia="Times New Roman" w:cs="Times New Roman"/>
                <w:kern w:val="0"/>
                <w:sz w:val="16"/>
                <w:szCs w:val="16"/>
                <w14:ligatures w14:val="none"/>
              </w:rPr>
            </w:pPr>
            <w:proofErr w:type="spellStart"/>
            <w:r w:rsidRPr="00A6251C">
              <w:rPr>
                <w:rFonts w:eastAsia="Times New Roman" w:cs="Times New Roman"/>
                <w:kern w:val="0"/>
                <w:sz w:val="16"/>
                <w:szCs w:val="16"/>
                <w14:ligatures w14:val="none"/>
              </w:rPr>
              <w:t>AllergenFP</w:t>
            </w:r>
            <w:proofErr w:type="spellEnd"/>
          </w:p>
        </w:tc>
        <w:tc>
          <w:tcPr>
            <w:tcW w:w="0" w:type="auto"/>
            <w:hideMark/>
          </w:tcPr>
          <w:p w14:paraId="3C0DA60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Tanimoto</w:t>
            </w:r>
          </w:p>
        </w:tc>
        <w:tc>
          <w:tcPr>
            <w:tcW w:w="0" w:type="auto"/>
            <w:hideMark/>
          </w:tcPr>
          <w:p w14:paraId="72A756F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Hybrid Score</w:t>
            </w:r>
          </w:p>
        </w:tc>
        <w:tc>
          <w:tcPr>
            <w:tcW w:w="0" w:type="auto"/>
          </w:tcPr>
          <w:p w14:paraId="18C1698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ML score</w:t>
            </w:r>
          </w:p>
        </w:tc>
        <w:tc>
          <w:tcPr>
            <w:tcW w:w="0" w:type="auto"/>
            <w:hideMark/>
          </w:tcPr>
          <w:p w14:paraId="4EFA214E"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Toxicity</w:t>
            </w:r>
          </w:p>
        </w:tc>
        <w:tc>
          <w:tcPr>
            <w:tcW w:w="0" w:type="auto"/>
            <w:hideMark/>
          </w:tcPr>
          <w:p w14:paraId="6CDC8F3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Protein-Sol</w:t>
            </w:r>
          </w:p>
        </w:tc>
        <w:tc>
          <w:tcPr>
            <w:tcW w:w="0" w:type="auto"/>
            <w:hideMark/>
          </w:tcPr>
          <w:p w14:paraId="646E2D2E" w14:textId="77777777" w:rsidR="00A6251C" w:rsidRPr="00A6251C" w:rsidRDefault="00A6251C" w:rsidP="00A6251C">
            <w:pPr>
              <w:rPr>
                <w:rFonts w:eastAsia="Times New Roman" w:cs="Times New Roman"/>
                <w:kern w:val="0"/>
                <w:sz w:val="16"/>
                <w:szCs w:val="16"/>
                <w14:ligatures w14:val="none"/>
              </w:rPr>
            </w:pPr>
            <w:proofErr w:type="spellStart"/>
            <w:r w:rsidRPr="00A6251C">
              <w:rPr>
                <w:rFonts w:eastAsia="Times New Roman" w:cs="Times New Roman"/>
                <w:kern w:val="0"/>
                <w:sz w:val="16"/>
                <w:szCs w:val="16"/>
                <w14:ligatures w14:val="none"/>
              </w:rPr>
              <w:t>pI</w:t>
            </w:r>
            <w:proofErr w:type="spellEnd"/>
          </w:p>
        </w:tc>
        <w:tc>
          <w:tcPr>
            <w:tcW w:w="0" w:type="auto"/>
            <w:hideMark/>
          </w:tcPr>
          <w:p w14:paraId="71C82A9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a3v</w:t>
            </w:r>
          </w:p>
        </w:tc>
        <w:tc>
          <w:tcPr>
            <w:tcW w:w="0" w:type="auto"/>
            <w:hideMark/>
          </w:tcPr>
          <w:p w14:paraId="27166D0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NHS</w:t>
            </w:r>
          </w:p>
        </w:tc>
        <w:tc>
          <w:tcPr>
            <w:tcW w:w="0" w:type="auto"/>
            <w:hideMark/>
          </w:tcPr>
          <w:p w14:paraId="226233D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NHSA</w:t>
            </w:r>
          </w:p>
        </w:tc>
      </w:tr>
      <w:tr w:rsidR="00A6251C" w:rsidRPr="00A6251C" w14:paraId="09039F94" w14:textId="77777777" w:rsidTr="00520F8F">
        <w:tc>
          <w:tcPr>
            <w:tcW w:w="0" w:type="auto"/>
            <w:hideMark/>
          </w:tcPr>
          <w:p w14:paraId="09DEF38A" w14:textId="52E31D12"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1</w:t>
            </w:r>
          </w:p>
        </w:tc>
        <w:tc>
          <w:tcPr>
            <w:tcW w:w="0" w:type="auto"/>
            <w:hideMark/>
          </w:tcPr>
          <w:p w14:paraId="4931B0C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12578C4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43AC317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0.689</w:t>
            </w:r>
          </w:p>
        </w:tc>
        <w:tc>
          <w:tcPr>
            <w:tcW w:w="0" w:type="auto"/>
            <w:hideMark/>
          </w:tcPr>
          <w:p w14:paraId="3FF18CC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0.19</w:t>
            </w:r>
          </w:p>
        </w:tc>
        <w:tc>
          <w:tcPr>
            <w:tcW w:w="0" w:type="auto"/>
          </w:tcPr>
          <w:p w14:paraId="30B16D4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0.19</w:t>
            </w:r>
          </w:p>
        </w:tc>
        <w:tc>
          <w:tcPr>
            <w:tcW w:w="0" w:type="auto"/>
            <w:hideMark/>
          </w:tcPr>
          <w:p w14:paraId="21BA1A3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7B8D105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0.522</w:t>
            </w:r>
          </w:p>
        </w:tc>
        <w:tc>
          <w:tcPr>
            <w:tcW w:w="0" w:type="auto"/>
            <w:hideMark/>
          </w:tcPr>
          <w:p w14:paraId="6DB7C6D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9.17</w:t>
            </w:r>
          </w:p>
        </w:tc>
        <w:tc>
          <w:tcPr>
            <w:tcW w:w="0" w:type="auto"/>
            <w:hideMark/>
          </w:tcPr>
          <w:p w14:paraId="3E534693"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-0.326</w:t>
            </w:r>
          </w:p>
        </w:tc>
        <w:tc>
          <w:tcPr>
            <w:tcW w:w="0" w:type="auto"/>
            <w:hideMark/>
          </w:tcPr>
          <w:p w14:paraId="1BC7389E"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w:t>
            </w:r>
          </w:p>
        </w:tc>
        <w:tc>
          <w:tcPr>
            <w:tcW w:w="0" w:type="auto"/>
            <w:hideMark/>
          </w:tcPr>
          <w:p w14:paraId="44D3B64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0.968</w:t>
            </w:r>
          </w:p>
        </w:tc>
      </w:tr>
      <w:tr w:rsidR="00A6251C" w:rsidRPr="00A6251C" w14:paraId="2272BE10" w14:textId="77777777" w:rsidTr="00520F8F">
        <w:tc>
          <w:tcPr>
            <w:tcW w:w="0" w:type="auto"/>
            <w:hideMark/>
          </w:tcPr>
          <w:p w14:paraId="6B0D9A93" w14:textId="240467BD"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2</w:t>
            </w:r>
          </w:p>
        </w:tc>
        <w:tc>
          <w:tcPr>
            <w:tcW w:w="0" w:type="auto"/>
            <w:hideMark/>
          </w:tcPr>
          <w:p w14:paraId="03EFE0E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2492EBB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336A568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0.697</w:t>
            </w:r>
          </w:p>
        </w:tc>
        <w:tc>
          <w:tcPr>
            <w:tcW w:w="0" w:type="auto"/>
            <w:hideMark/>
          </w:tcPr>
          <w:p w14:paraId="11863A9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tcPr>
          <w:p w14:paraId="658323A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hideMark/>
          </w:tcPr>
          <w:p w14:paraId="72FC75BE"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5A3DE85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0.527</w:t>
            </w:r>
          </w:p>
        </w:tc>
        <w:tc>
          <w:tcPr>
            <w:tcW w:w="0" w:type="auto"/>
            <w:hideMark/>
          </w:tcPr>
          <w:p w14:paraId="140653A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10.01</w:t>
            </w:r>
          </w:p>
        </w:tc>
        <w:tc>
          <w:tcPr>
            <w:tcW w:w="0" w:type="auto"/>
            <w:hideMark/>
          </w:tcPr>
          <w:p w14:paraId="51C3FA8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-0.318</w:t>
            </w:r>
          </w:p>
        </w:tc>
        <w:tc>
          <w:tcPr>
            <w:tcW w:w="0" w:type="auto"/>
            <w:hideMark/>
          </w:tcPr>
          <w:p w14:paraId="666F8E45"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w:t>
            </w:r>
          </w:p>
        </w:tc>
        <w:tc>
          <w:tcPr>
            <w:tcW w:w="0" w:type="auto"/>
            <w:hideMark/>
          </w:tcPr>
          <w:p w14:paraId="60B1DCD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0.968</w:t>
            </w:r>
          </w:p>
        </w:tc>
      </w:tr>
      <w:tr w:rsidR="00A6251C" w:rsidRPr="00A6251C" w14:paraId="34D36B48" w14:textId="77777777" w:rsidTr="00520F8F">
        <w:tc>
          <w:tcPr>
            <w:tcW w:w="0" w:type="auto"/>
            <w:hideMark/>
          </w:tcPr>
          <w:p w14:paraId="26F232FF" w14:textId="71B60DDD"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3</w:t>
            </w:r>
          </w:p>
        </w:tc>
        <w:tc>
          <w:tcPr>
            <w:tcW w:w="0" w:type="auto"/>
            <w:hideMark/>
          </w:tcPr>
          <w:p w14:paraId="349B298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3F95893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66BE0D5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0.689</w:t>
            </w:r>
          </w:p>
        </w:tc>
        <w:tc>
          <w:tcPr>
            <w:tcW w:w="0" w:type="auto"/>
            <w:hideMark/>
          </w:tcPr>
          <w:p w14:paraId="2413E229"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tcPr>
          <w:p w14:paraId="29D800E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hideMark/>
          </w:tcPr>
          <w:p w14:paraId="5EA79F1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5F8F3B4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0.590</w:t>
            </w:r>
          </w:p>
        </w:tc>
        <w:tc>
          <w:tcPr>
            <w:tcW w:w="0" w:type="auto"/>
            <w:hideMark/>
          </w:tcPr>
          <w:p w14:paraId="14E0F6C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10.57</w:t>
            </w:r>
          </w:p>
        </w:tc>
        <w:tc>
          <w:tcPr>
            <w:tcW w:w="0" w:type="auto"/>
            <w:hideMark/>
          </w:tcPr>
          <w:p w14:paraId="15689CD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-0.295</w:t>
            </w:r>
          </w:p>
        </w:tc>
        <w:tc>
          <w:tcPr>
            <w:tcW w:w="0" w:type="auto"/>
            <w:hideMark/>
          </w:tcPr>
          <w:p w14:paraId="6955CEC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w:t>
            </w:r>
          </w:p>
        </w:tc>
        <w:tc>
          <w:tcPr>
            <w:tcW w:w="0" w:type="auto"/>
            <w:hideMark/>
          </w:tcPr>
          <w:p w14:paraId="1BEB817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0.968</w:t>
            </w:r>
          </w:p>
        </w:tc>
      </w:tr>
      <w:tr w:rsidR="00A6251C" w:rsidRPr="00A6251C" w14:paraId="03876533" w14:textId="77777777" w:rsidTr="00520F8F">
        <w:tc>
          <w:tcPr>
            <w:tcW w:w="0" w:type="auto"/>
            <w:hideMark/>
          </w:tcPr>
          <w:p w14:paraId="2DC77EF3" w14:textId="366D61B1"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4</w:t>
            </w:r>
          </w:p>
        </w:tc>
        <w:tc>
          <w:tcPr>
            <w:tcW w:w="0" w:type="auto"/>
            <w:hideMark/>
          </w:tcPr>
          <w:p w14:paraId="595E094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079753F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537E17A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0.674</w:t>
            </w:r>
          </w:p>
        </w:tc>
        <w:tc>
          <w:tcPr>
            <w:tcW w:w="0" w:type="auto"/>
            <w:hideMark/>
          </w:tcPr>
          <w:p w14:paraId="275D6BF5"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0.19</w:t>
            </w:r>
          </w:p>
        </w:tc>
        <w:tc>
          <w:tcPr>
            <w:tcW w:w="0" w:type="auto"/>
          </w:tcPr>
          <w:p w14:paraId="4603622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0.19</w:t>
            </w:r>
          </w:p>
        </w:tc>
        <w:tc>
          <w:tcPr>
            <w:tcW w:w="0" w:type="auto"/>
            <w:hideMark/>
          </w:tcPr>
          <w:p w14:paraId="0AD87AD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2DEC237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0.529</w:t>
            </w:r>
          </w:p>
        </w:tc>
        <w:tc>
          <w:tcPr>
            <w:tcW w:w="0" w:type="auto"/>
            <w:hideMark/>
          </w:tcPr>
          <w:p w14:paraId="5719D5B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10.01</w:t>
            </w:r>
          </w:p>
        </w:tc>
        <w:tc>
          <w:tcPr>
            <w:tcW w:w="0" w:type="auto"/>
            <w:hideMark/>
          </w:tcPr>
          <w:p w14:paraId="15289185"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-0.301</w:t>
            </w:r>
          </w:p>
        </w:tc>
        <w:tc>
          <w:tcPr>
            <w:tcW w:w="0" w:type="auto"/>
            <w:hideMark/>
          </w:tcPr>
          <w:p w14:paraId="50634C1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4</w:t>
            </w:r>
          </w:p>
        </w:tc>
        <w:tc>
          <w:tcPr>
            <w:tcW w:w="0" w:type="auto"/>
            <w:hideMark/>
          </w:tcPr>
          <w:p w14:paraId="0C6B181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1.290</w:t>
            </w:r>
          </w:p>
        </w:tc>
      </w:tr>
      <w:tr w:rsidR="00A6251C" w:rsidRPr="00A6251C" w14:paraId="082DF64D" w14:textId="77777777" w:rsidTr="00520F8F">
        <w:tc>
          <w:tcPr>
            <w:tcW w:w="0" w:type="auto"/>
            <w:hideMark/>
          </w:tcPr>
          <w:p w14:paraId="7C421643" w14:textId="2AF90CF1"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5</w:t>
            </w:r>
          </w:p>
        </w:tc>
        <w:tc>
          <w:tcPr>
            <w:tcW w:w="0" w:type="auto"/>
            <w:hideMark/>
          </w:tcPr>
          <w:p w14:paraId="0E5D062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21C1926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1A19846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0.697</w:t>
            </w:r>
          </w:p>
        </w:tc>
        <w:tc>
          <w:tcPr>
            <w:tcW w:w="0" w:type="auto"/>
            <w:hideMark/>
          </w:tcPr>
          <w:p w14:paraId="5FF861B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tcPr>
          <w:p w14:paraId="56C9999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hideMark/>
          </w:tcPr>
          <w:p w14:paraId="0F156C0E"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43DF0BC9"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0.562</w:t>
            </w:r>
          </w:p>
        </w:tc>
        <w:tc>
          <w:tcPr>
            <w:tcW w:w="0" w:type="auto"/>
            <w:hideMark/>
          </w:tcPr>
          <w:p w14:paraId="5ED3E86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10.25</w:t>
            </w:r>
          </w:p>
        </w:tc>
        <w:tc>
          <w:tcPr>
            <w:tcW w:w="0" w:type="auto"/>
            <w:hideMark/>
          </w:tcPr>
          <w:p w14:paraId="02885F3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-0.307</w:t>
            </w:r>
          </w:p>
        </w:tc>
        <w:tc>
          <w:tcPr>
            <w:tcW w:w="0" w:type="auto"/>
            <w:hideMark/>
          </w:tcPr>
          <w:p w14:paraId="44BA5F2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w:t>
            </w:r>
          </w:p>
        </w:tc>
        <w:tc>
          <w:tcPr>
            <w:tcW w:w="0" w:type="auto"/>
            <w:hideMark/>
          </w:tcPr>
          <w:p w14:paraId="3CE0692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0.968</w:t>
            </w:r>
          </w:p>
        </w:tc>
      </w:tr>
      <w:tr w:rsidR="00A6251C" w:rsidRPr="00A6251C" w14:paraId="5F5B51DF" w14:textId="77777777" w:rsidTr="00520F8F">
        <w:tc>
          <w:tcPr>
            <w:tcW w:w="0" w:type="auto"/>
            <w:hideMark/>
          </w:tcPr>
          <w:p w14:paraId="664E9D3F" w14:textId="4FA5789F"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6</w:t>
            </w:r>
          </w:p>
        </w:tc>
        <w:tc>
          <w:tcPr>
            <w:tcW w:w="0" w:type="auto"/>
            <w:hideMark/>
          </w:tcPr>
          <w:p w14:paraId="70F3595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42B76E8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1218A1C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0.697</w:t>
            </w:r>
          </w:p>
        </w:tc>
        <w:tc>
          <w:tcPr>
            <w:tcW w:w="0" w:type="auto"/>
            <w:hideMark/>
          </w:tcPr>
          <w:p w14:paraId="56038D4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tcPr>
          <w:p w14:paraId="6151021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hideMark/>
          </w:tcPr>
          <w:p w14:paraId="7BCAFA6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34F4785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0.562</w:t>
            </w:r>
          </w:p>
        </w:tc>
        <w:tc>
          <w:tcPr>
            <w:tcW w:w="0" w:type="auto"/>
            <w:hideMark/>
          </w:tcPr>
          <w:p w14:paraId="21BA5DE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10.25</w:t>
            </w:r>
          </w:p>
        </w:tc>
        <w:tc>
          <w:tcPr>
            <w:tcW w:w="0" w:type="auto"/>
            <w:hideMark/>
          </w:tcPr>
          <w:p w14:paraId="05B04F4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-0.307</w:t>
            </w:r>
          </w:p>
        </w:tc>
        <w:tc>
          <w:tcPr>
            <w:tcW w:w="0" w:type="auto"/>
            <w:hideMark/>
          </w:tcPr>
          <w:p w14:paraId="57DDA4F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w:t>
            </w:r>
          </w:p>
        </w:tc>
        <w:tc>
          <w:tcPr>
            <w:tcW w:w="0" w:type="auto"/>
            <w:hideMark/>
          </w:tcPr>
          <w:p w14:paraId="6D0E799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0.968</w:t>
            </w:r>
          </w:p>
        </w:tc>
      </w:tr>
      <w:tr w:rsidR="00A6251C" w:rsidRPr="00A6251C" w14:paraId="760249CE" w14:textId="77777777" w:rsidTr="00520F8F">
        <w:tc>
          <w:tcPr>
            <w:tcW w:w="0" w:type="auto"/>
            <w:hideMark/>
          </w:tcPr>
          <w:p w14:paraId="4D60C4E2" w14:textId="23A236E1"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7</w:t>
            </w:r>
          </w:p>
        </w:tc>
        <w:tc>
          <w:tcPr>
            <w:tcW w:w="0" w:type="auto"/>
            <w:hideMark/>
          </w:tcPr>
          <w:p w14:paraId="146DE905"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5791334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7868985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0.674</w:t>
            </w:r>
          </w:p>
        </w:tc>
        <w:tc>
          <w:tcPr>
            <w:tcW w:w="0" w:type="auto"/>
            <w:hideMark/>
          </w:tcPr>
          <w:p w14:paraId="5FA9E76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0.17</w:t>
            </w:r>
          </w:p>
        </w:tc>
        <w:tc>
          <w:tcPr>
            <w:tcW w:w="0" w:type="auto"/>
          </w:tcPr>
          <w:p w14:paraId="141F162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0.17</w:t>
            </w:r>
          </w:p>
        </w:tc>
        <w:tc>
          <w:tcPr>
            <w:tcW w:w="0" w:type="auto"/>
            <w:hideMark/>
          </w:tcPr>
          <w:p w14:paraId="07A10DA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489506A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0.516</w:t>
            </w:r>
          </w:p>
        </w:tc>
        <w:tc>
          <w:tcPr>
            <w:tcW w:w="0" w:type="auto"/>
            <w:hideMark/>
          </w:tcPr>
          <w:p w14:paraId="182CDF6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9.20</w:t>
            </w:r>
          </w:p>
        </w:tc>
        <w:tc>
          <w:tcPr>
            <w:tcW w:w="0" w:type="auto"/>
            <w:hideMark/>
          </w:tcPr>
          <w:p w14:paraId="0C82543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-0.308</w:t>
            </w:r>
          </w:p>
        </w:tc>
        <w:tc>
          <w:tcPr>
            <w:tcW w:w="0" w:type="auto"/>
            <w:hideMark/>
          </w:tcPr>
          <w:p w14:paraId="7EE6BDB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w:t>
            </w:r>
          </w:p>
        </w:tc>
        <w:tc>
          <w:tcPr>
            <w:tcW w:w="0" w:type="auto"/>
            <w:hideMark/>
          </w:tcPr>
          <w:p w14:paraId="75090499"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0.968</w:t>
            </w:r>
          </w:p>
        </w:tc>
      </w:tr>
      <w:tr w:rsidR="00A6251C" w:rsidRPr="00A6251C" w14:paraId="6987547F" w14:textId="77777777" w:rsidTr="00520F8F">
        <w:tc>
          <w:tcPr>
            <w:tcW w:w="0" w:type="auto"/>
            <w:hideMark/>
          </w:tcPr>
          <w:p w14:paraId="50D65726" w14:textId="66394733"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8</w:t>
            </w:r>
          </w:p>
        </w:tc>
        <w:tc>
          <w:tcPr>
            <w:tcW w:w="0" w:type="auto"/>
            <w:hideMark/>
          </w:tcPr>
          <w:p w14:paraId="49DA3BA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542E356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0BC386D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0.667</w:t>
            </w:r>
          </w:p>
        </w:tc>
        <w:tc>
          <w:tcPr>
            <w:tcW w:w="0" w:type="auto"/>
            <w:hideMark/>
          </w:tcPr>
          <w:p w14:paraId="67179D9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0.17</w:t>
            </w:r>
          </w:p>
        </w:tc>
        <w:tc>
          <w:tcPr>
            <w:tcW w:w="0" w:type="auto"/>
          </w:tcPr>
          <w:p w14:paraId="1005CDB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0.17</w:t>
            </w:r>
          </w:p>
        </w:tc>
        <w:tc>
          <w:tcPr>
            <w:tcW w:w="0" w:type="auto"/>
            <w:hideMark/>
          </w:tcPr>
          <w:p w14:paraId="49B2159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4FF2099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0.590</w:t>
            </w:r>
          </w:p>
        </w:tc>
        <w:tc>
          <w:tcPr>
            <w:tcW w:w="0" w:type="auto"/>
            <w:hideMark/>
          </w:tcPr>
          <w:p w14:paraId="1367666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10.61</w:t>
            </w:r>
          </w:p>
        </w:tc>
        <w:tc>
          <w:tcPr>
            <w:tcW w:w="0" w:type="auto"/>
            <w:hideMark/>
          </w:tcPr>
          <w:p w14:paraId="00D0A19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-0.327</w:t>
            </w:r>
          </w:p>
        </w:tc>
        <w:tc>
          <w:tcPr>
            <w:tcW w:w="0" w:type="auto"/>
            <w:hideMark/>
          </w:tcPr>
          <w:p w14:paraId="5ED3D05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w:t>
            </w:r>
          </w:p>
        </w:tc>
        <w:tc>
          <w:tcPr>
            <w:tcW w:w="0" w:type="auto"/>
            <w:hideMark/>
          </w:tcPr>
          <w:p w14:paraId="7EED1D3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0.968</w:t>
            </w:r>
          </w:p>
        </w:tc>
      </w:tr>
      <w:tr w:rsidR="00A6251C" w:rsidRPr="00A6251C" w14:paraId="320F0524" w14:textId="77777777" w:rsidTr="00520F8F">
        <w:tc>
          <w:tcPr>
            <w:tcW w:w="0" w:type="auto"/>
            <w:hideMark/>
          </w:tcPr>
          <w:p w14:paraId="07C173EB" w14:textId="0655F6C4"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9</w:t>
            </w:r>
          </w:p>
        </w:tc>
        <w:tc>
          <w:tcPr>
            <w:tcW w:w="0" w:type="auto"/>
            <w:hideMark/>
          </w:tcPr>
          <w:p w14:paraId="2388A17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4BA61FD3"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3F1FCF33"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0.752</w:t>
            </w:r>
          </w:p>
        </w:tc>
        <w:tc>
          <w:tcPr>
            <w:tcW w:w="0" w:type="auto"/>
            <w:hideMark/>
          </w:tcPr>
          <w:p w14:paraId="425CA06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tcPr>
          <w:p w14:paraId="7683920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0.13</w:t>
            </w:r>
          </w:p>
        </w:tc>
        <w:tc>
          <w:tcPr>
            <w:tcW w:w="0" w:type="auto"/>
            <w:hideMark/>
          </w:tcPr>
          <w:p w14:paraId="3086BA6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3BA954B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0.634</w:t>
            </w:r>
          </w:p>
        </w:tc>
        <w:tc>
          <w:tcPr>
            <w:tcW w:w="0" w:type="auto"/>
            <w:hideMark/>
          </w:tcPr>
          <w:p w14:paraId="6A22ACE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10.81</w:t>
            </w:r>
          </w:p>
        </w:tc>
        <w:tc>
          <w:tcPr>
            <w:tcW w:w="0" w:type="auto"/>
            <w:hideMark/>
          </w:tcPr>
          <w:p w14:paraId="4F508A1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-0.295</w:t>
            </w:r>
          </w:p>
        </w:tc>
        <w:tc>
          <w:tcPr>
            <w:tcW w:w="0" w:type="auto"/>
            <w:hideMark/>
          </w:tcPr>
          <w:p w14:paraId="5FCD67B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4</w:t>
            </w:r>
          </w:p>
        </w:tc>
        <w:tc>
          <w:tcPr>
            <w:tcW w:w="0" w:type="auto"/>
            <w:hideMark/>
          </w:tcPr>
          <w:p w14:paraId="6610EAD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1.266</w:t>
            </w:r>
          </w:p>
        </w:tc>
      </w:tr>
      <w:tr w:rsidR="00A6251C" w:rsidRPr="00A6251C" w14:paraId="2397CEB2" w14:textId="77777777" w:rsidTr="00520F8F">
        <w:tc>
          <w:tcPr>
            <w:tcW w:w="0" w:type="auto"/>
            <w:hideMark/>
          </w:tcPr>
          <w:p w14:paraId="0544FC4A" w14:textId="32B60F32"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10</w:t>
            </w:r>
          </w:p>
        </w:tc>
        <w:tc>
          <w:tcPr>
            <w:tcW w:w="0" w:type="auto"/>
            <w:hideMark/>
          </w:tcPr>
          <w:p w14:paraId="428F5DE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11132C09"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278D0E1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0.689</w:t>
            </w:r>
          </w:p>
        </w:tc>
        <w:tc>
          <w:tcPr>
            <w:tcW w:w="0" w:type="auto"/>
            <w:hideMark/>
          </w:tcPr>
          <w:p w14:paraId="69616FE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0.15</w:t>
            </w:r>
          </w:p>
        </w:tc>
        <w:tc>
          <w:tcPr>
            <w:tcW w:w="0" w:type="auto"/>
          </w:tcPr>
          <w:p w14:paraId="5A0DCC13"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0.15</w:t>
            </w:r>
          </w:p>
        </w:tc>
        <w:tc>
          <w:tcPr>
            <w:tcW w:w="0" w:type="auto"/>
            <w:hideMark/>
          </w:tcPr>
          <w:p w14:paraId="5E5ADDB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5EF906D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0.518</w:t>
            </w:r>
          </w:p>
        </w:tc>
        <w:tc>
          <w:tcPr>
            <w:tcW w:w="0" w:type="auto"/>
            <w:hideMark/>
          </w:tcPr>
          <w:p w14:paraId="1287E03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9.99</w:t>
            </w:r>
          </w:p>
        </w:tc>
        <w:tc>
          <w:tcPr>
            <w:tcW w:w="0" w:type="auto"/>
            <w:hideMark/>
          </w:tcPr>
          <w:p w14:paraId="01B05DDE"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-0.279</w:t>
            </w:r>
          </w:p>
        </w:tc>
        <w:tc>
          <w:tcPr>
            <w:tcW w:w="0" w:type="auto"/>
            <w:hideMark/>
          </w:tcPr>
          <w:p w14:paraId="660DCB9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6</w:t>
            </w:r>
          </w:p>
        </w:tc>
        <w:tc>
          <w:tcPr>
            <w:tcW w:w="0" w:type="auto"/>
            <w:hideMark/>
          </w:tcPr>
          <w:p w14:paraId="3A49283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1.899</w:t>
            </w:r>
          </w:p>
        </w:tc>
      </w:tr>
      <w:tr w:rsidR="00A6251C" w:rsidRPr="00A6251C" w14:paraId="290FED2D" w14:textId="77777777" w:rsidTr="00520F8F">
        <w:tc>
          <w:tcPr>
            <w:tcW w:w="0" w:type="auto"/>
            <w:hideMark/>
          </w:tcPr>
          <w:p w14:paraId="11E155EA" w14:textId="5D4727EB"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11</w:t>
            </w:r>
          </w:p>
        </w:tc>
        <w:tc>
          <w:tcPr>
            <w:tcW w:w="0" w:type="auto"/>
            <w:hideMark/>
          </w:tcPr>
          <w:p w14:paraId="0CA99DE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621C04C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67F0404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0.674</w:t>
            </w:r>
          </w:p>
        </w:tc>
        <w:tc>
          <w:tcPr>
            <w:tcW w:w="0" w:type="auto"/>
            <w:hideMark/>
          </w:tcPr>
          <w:p w14:paraId="06DEB28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0.30</w:t>
            </w:r>
          </w:p>
        </w:tc>
        <w:tc>
          <w:tcPr>
            <w:tcW w:w="0" w:type="auto"/>
          </w:tcPr>
          <w:p w14:paraId="287454A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0.30</w:t>
            </w:r>
          </w:p>
        </w:tc>
        <w:tc>
          <w:tcPr>
            <w:tcW w:w="0" w:type="auto"/>
            <w:hideMark/>
          </w:tcPr>
          <w:p w14:paraId="11E0D34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791521C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0.700</w:t>
            </w:r>
          </w:p>
        </w:tc>
        <w:tc>
          <w:tcPr>
            <w:tcW w:w="0" w:type="auto"/>
            <w:hideMark/>
          </w:tcPr>
          <w:p w14:paraId="3ABCCB5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11.56</w:t>
            </w:r>
          </w:p>
        </w:tc>
        <w:tc>
          <w:tcPr>
            <w:tcW w:w="0" w:type="auto"/>
            <w:hideMark/>
          </w:tcPr>
          <w:p w14:paraId="77D1CDE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-0.310</w:t>
            </w:r>
          </w:p>
        </w:tc>
        <w:tc>
          <w:tcPr>
            <w:tcW w:w="0" w:type="auto"/>
            <w:hideMark/>
          </w:tcPr>
          <w:p w14:paraId="46D4F61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4</w:t>
            </w:r>
          </w:p>
        </w:tc>
        <w:tc>
          <w:tcPr>
            <w:tcW w:w="0" w:type="auto"/>
            <w:hideMark/>
          </w:tcPr>
          <w:p w14:paraId="72F12B1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1.487</w:t>
            </w:r>
          </w:p>
        </w:tc>
      </w:tr>
      <w:tr w:rsidR="00A6251C" w:rsidRPr="00A6251C" w14:paraId="11680D45" w14:textId="77777777" w:rsidTr="00520F8F">
        <w:tc>
          <w:tcPr>
            <w:tcW w:w="0" w:type="auto"/>
            <w:hideMark/>
          </w:tcPr>
          <w:p w14:paraId="630A91B7" w14:textId="7F238DF8"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12</w:t>
            </w:r>
          </w:p>
        </w:tc>
        <w:tc>
          <w:tcPr>
            <w:tcW w:w="0" w:type="auto"/>
            <w:hideMark/>
          </w:tcPr>
          <w:p w14:paraId="2785066E"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3554617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012C9C6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0.616</w:t>
            </w:r>
          </w:p>
        </w:tc>
        <w:tc>
          <w:tcPr>
            <w:tcW w:w="0" w:type="auto"/>
            <w:hideMark/>
          </w:tcPr>
          <w:p w14:paraId="2777EFE9"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0.20</w:t>
            </w:r>
          </w:p>
        </w:tc>
        <w:tc>
          <w:tcPr>
            <w:tcW w:w="0" w:type="auto"/>
          </w:tcPr>
          <w:p w14:paraId="3F3B79B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0.20</w:t>
            </w:r>
          </w:p>
        </w:tc>
        <w:tc>
          <w:tcPr>
            <w:tcW w:w="0" w:type="auto"/>
            <w:hideMark/>
          </w:tcPr>
          <w:p w14:paraId="67BA208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6A800ED3"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0.727</w:t>
            </w:r>
          </w:p>
        </w:tc>
        <w:tc>
          <w:tcPr>
            <w:tcW w:w="0" w:type="auto"/>
            <w:hideMark/>
          </w:tcPr>
          <w:p w14:paraId="4DC59EAD"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11.41</w:t>
            </w:r>
          </w:p>
        </w:tc>
        <w:tc>
          <w:tcPr>
            <w:tcW w:w="0" w:type="auto"/>
            <w:hideMark/>
          </w:tcPr>
          <w:p w14:paraId="31652D83"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-0.298</w:t>
            </w:r>
          </w:p>
        </w:tc>
        <w:tc>
          <w:tcPr>
            <w:tcW w:w="0" w:type="auto"/>
            <w:hideMark/>
          </w:tcPr>
          <w:p w14:paraId="118FCC3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4</w:t>
            </w:r>
          </w:p>
        </w:tc>
        <w:tc>
          <w:tcPr>
            <w:tcW w:w="0" w:type="auto"/>
            <w:hideMark/>
          </w:tcPr>
          <w:p w14:paraId="54991FD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1.681</w:t>
            </w:r>
          </w:p>
        </w:tc>
      </w:tr>
      <w:tr w:rsidR="00A6251C" w:rsidRPr="00A6251C" w14:paraId="3CF545A2" w14:textId="77777777" w:rsidTr="00520F8F">
        <w:tc>
          <w:tcPr>
            <w:tcW w:w="0" w:type="auto"/>
            <w:hideMark/>
          </w:tcPr>
          <w:p w14:paraId="5FD1DB71" w14:textId="3578D65F"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13</w:t>
            </w:r>
          </w:p>
        </w:tc>
        <w:tc>
          <w:tcPr>
            <w:tcW w:w="0" w:type="auto"/>
            <w:hideMark/>
          </w:tcPr>
          <w:p w14:paraId="10DC73E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7457A72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61B395F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0.773</w:t>
            </w:r>
          </w:p>
        </w:tc>
        <w:tc>
          <w:tcPr>
            <w:tcW w:w="0" w:type="auto"/>
            <w:hideMark/>
          </w:tcPr>
          <w:p w14:paraId="418E3EF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0.23</w:t>
            </w:r>
          </w:p>
        </w:tc>
        <w:tc>
          <w:tcPr>
            <w:tcW w:w="0" w:type="auto"/>
          </w:tcPr>
          <w:p w14:paraId="09124FB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0.23</w:t>
            </w:r>
          </w:p>
        </w:tc>
        <w:tc>
          <w:tcPr>
            <w:tcW w:w="0" w:type="auto"/>
            <w:hideMark/>
          </w:tcPr>
          <w:p w14:paraId="1E88EBF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05D1E77C" w14:textId="77777777" w:rsidR="00A6251C" w:rsidRPr="00A6251C" w:rsidRDefault="00A6251C" w:rsidP="00A6251C">
            <w:pPr>
              <w:rPr>
                <w:rFonts w:eastAsia="Times New Roman" w:cs="Times New Roman"/>
                <w:kern w:val="0"/>
                <w:sz w:val="16"/>
                <w:szCs w:val="16"/>
                <w:vertAlign w:val="superscript"/>
                <w14:ligatures w14:val="none"/>
              </w:rPr>
            </w:pPr>
            <w:r w:rsidRPr="00A6251C">
              <w:rPr>
                <w:rFonts w:eastAsia="Times New Roman" w:cs="Times New Roman"/>
                <w:kern w:val="0"/>
                <w:sz w:val="16"/>
                <w:szCs w:val="16"/>
                <w14:ligatures w14:val="none"/>
              </w:rPr>
              <w:t>0.531</w:t>
            </w:r>
            <w:r w:rsidRPr="00A6251C">
              <w:rPr>
                <w:rFonts w:eastAsia="Times New Roman" w:cs="Times New Roman"/>
                <w:kern w:val="0"/>
                <w:sz w:val="16"/>
                <w:szCs w:val="16"/>
                <w:vertAlign w:val="superscript"/>
                <w14:ligatures w14:val="none"/>
              </w:rPr>
              <w:t>*</w:t>
            </w:r>
          </w:p>
        </w:tc>
        <w:tc>
          <w:tcPr>
            <w:tcW w:w="0" w:type="auto"/>
            <w:hideMark/>
          </w:tcPr>
          <w:p w14:paraId="60AA37B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9.63</w:t>
            </w:r>
          </w:p>
        </w:tc>
        <w:tc>
          <w:tcPr>
            <w:tcW w:w="0" w:type="auto"/>
            <w:hideMark/>
          </w:tcPr>
          <w:p w14:paraId="7D28661B"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-0.003</w:t>
            </w:r>
          </w:p>
        </w:tc>
        <w:tc>
          <w:tcPr>
            <w:tcW w:w="0" w:type="auto"/>
            <w:hideMark/>
          </w:tcPr>
          <w:p w14:paraId="11E218F7"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9</w:t>
            </w:r>
          </w:p>
        </w:tc>
        <w:tc>
          <w:tcPr>
            <w:tcW w:w="0" w:type="auto"/>
            <w:hideMark/>
          </w:tcPr>
          <w:p w14:paraId="29E478A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3.600</w:t>
            </w:r>
          </w:p>
        </w:tc>
      </w:tr>
      <w:tr w:rsidR="00A6251C" w:rsidRPr="00A6251C" w14:paraId="08162C56" w14:textId="77777777" w:rsidTr="00520F8F">
        <w:tc>
          <w:tcPr>
            <w:tcW w:w="0" w:type="auto"/>
            <w:hideMark/>
          </w:tcPr>
          <w:p w14:paraId="287D1CB6" w14:textId="548C3872"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14</w:t>
            </w:r>
          </w:p>
        </w:tc>
        <w:tc>
          <w:tcPr>
            <w:tcW w:w="0" w:type="auto"/>
            <w:hideMark/>
          </w:tcPr>
          <w:p w14:paraId="62C3492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78DB6C75"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Non-Allergen</w:t>
            </w:r>
          </w:p>
        </w:tc>
        <w:tc>
          <w:tcPr>
            <w:tcW w:w="0" w:type="auto"/>
            <w:hideMark/>
          </w:tcPr>
          <w:p w14:paraId="14DCC349"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0.790</w:t>
            </w:r>
          </w:p>
        </w:tc>
        <w:tc>
          <w:tcPr>
            <w:tcW w:w="0" w:type="auto"/>
            <w:hideMark/>
          </w:tcPr>
          <w:p w14:paraId="743C87E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0.22</w:t>
            </w:r>
          </w:p>
        </w:tc>
        <w:tc>
          <w:tcPr>
            <w:tcW w:w="0" w:type="auto"/>
          </w:tcPr>
          <w:p w14:paraId="5135C41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0.22</w:t>
            </w:r>
          </w:p>
        </w:tc>
        <w:tc>
          <w:tcPr>
            <w:tcW w:w="0" w:type="auto"/>
            <w:hideMark/>
          </w:tcPr>
          <w:p w14:paraId="16AF876F"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66EB7D32"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0.534</w:t>
            </w:r>
          </w:p>
        </w:tc>
        <w:tc>
          <w:tcPr>
            <w:tcW w:w="0" w:type="auto"/>
            <w:hideMark/>
          </w:tcPr>
          <w:p w14:paraId="732ED92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9.63</w:t>
            </w:r>
          </w:p>
        </w:tc>
        <w:tc>
          <w:tcPr>
            <w:tcW w:w="0" w:type="auto"/>
            <w:hideMark/>
          </w:tcPr>
          <w:p w14:paraId="674CAB6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-0.004</w:t>
            </w:r>
          </w:p>
        </w:tc>
        <w:tc>
          <w:tcPr>
            <w:tcW w:w="0" w:type="auto"/>
            <w:hideMark/>
          </w:tcPr>
          <w:p w14:paraId="03580475"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10</w:t>
            </w:r>
          </w:p>
        </w:tc>
        <w:tc>
          <w:tcPr>
            <w:tcW w:w="0" w:type="auto"/>
            <w:hideMark/>
          </w:tcPr>
          <w:p w14:paraId="62AFA9E9"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3.922</w:t>
            </w:r>
          </w:p>
        </w:tc>
      </w:tr>
      <w:tr w:rsidR="00A6251C" w:rsidRPr="00A6251C" w14:paraId="0DFB7234" w14:textId="77777777" w:rsidTr="00520F8F">
        <w:tc>
          <w:tcPr>
            <w:tcW w:w="0" w:type="auto"/>
            <w:hideMark/>
          </w:tcPr>
          <w:p w14:paraId="55AF86CE" w14:textId="1619D7B4"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15</w:t>
            </w:r>
          </w:p>
        </w:tc>
        <w:tc>
          <w:tcPr>
            <w:tcW w:w="0" w:type="auto"/>
            <w:hideMark/>
          </w:tcPr>
          <w:p w14:paraId="49D3631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4D8CD2B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Allergen</w:t>
            </w:r>
          </w:p>
        </w:tc>
        <w:tc>
          <w:tcPr>
            <w:tcW w:w="0" w:type="auto"/>
            <w:hideMark/>
          </w:tcPr>
          <w:p w14:paraId="2E7D08F5"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0.682</w:t>
            </w:r>
          </w:p>
        </w:tc>
        <w:tc>
          <w:tcPr>
            <w:tcW w:w="0" w:type="auto"/>
            <w:hideMark/>
          </w:tcPr>
          <w:p w14:paraId="0DCD5B4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0.32</w:t>
            </w:r>
          </w:p>
        </w:tc>
        <w:tc>
          <w:tcPr>
            <w:tcW w:w="0" w:type="auto"/>
          </w:tcPr>
          <w:p w14:paraId="1A325B3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0.32</w:t>
            </w:r>
          </w:p>
        </w:tc>
        <w:tc>
          <w:tcPr>
            <w:tcW w:w="0" w:type="auto"/>
            <w:hideMark/>
          </w:tcPr>
          <w:p w14:paraId="18E283A9"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44E197BA" w14:textId="77777777" w:rsidR="00A6251C" w:rsidRPr="00A6251C" w:rsidRDefault="00A6251C" w:rsidP="00A6251C">
            <w:pPr>
              <w:rPr>
                <w:rFonts w:eastAsia="Times New Roman" w:cs="Times New Roman"/>
                <w:kern w:val="0"/>
                <w:sz w:val="16"/>
                <w:szCs w:val="16"/>
                <w:vertAlign w:val="superscript"/>
                <w14:ligatures w14:val="none"/>
              </w:rPr>
            </w:pPr>
            <w:r w:rsidRPr="00A6251C">
              <w:rPr>
                <w:rFonts w:eastAsia="Times New Roman" w:cs="Times New Roman"/>
                <w:kern w:val="0"/>
                <w:sz w:val="16"/>
                <w:szCs w:val="16"/>
                <w14:ligatures w14:val="none"/>
              </w:rPr>
              <w:t>0.563</w:t>
            </w:r>
            <w:r w:rsidRPr="00A6251C">
              <w:rPr>
                <w:rFonts w:eastAsia="Times New Roman" w:cs="Times New Roman"/>
                <w:kern w:val="0"/>
                <w:sz w:val="16"/>
                <w:szCs w:val="16"/>
                <w:vertAlign w:val="superscript"/>
                <w14:ligatures w14:val="none"/>
              </w:rPr>
              <w:t>*</w:t>
            </w:r>
          </w:p>
        </w:tc>
        <w:tc>
          <w:tcPr>
            <w:tcW w:w="0" w:type="auto"/>
            <w:hideMark/>
          </w:tcPr>
          <w:p w14:paraId="1D86904A"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4.18</w:t>
            </w:r>
          </w:p>
        </w:tc>
        <w:tc>
          <w:tcPr>
            <w:tcW w:w="0" w:type="auto"/>
            <w:hideMark/>
          </w:tcPr>
          <w:p w14:paraId="4E5A38EE"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0.039</w:t>
            </w:r>
          </w:p>
        </w:tc>
        <w:tc>
          <w:tcPr>
            <w:tcW w:w="0" w:type="auto"/>
            <w:hideMark/>
          </w:tcPr>
          <w:p w14:paraId="7646D853"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13</w:t>
            </w:r>
          </w:p>
        </w:tc>
        <w:tc>
          <w:tcPr>
            <w:tcW w:w="0" w:type="auto"/>
            <w:hideMark/>
          </w:tcPr>
          <w:p w14:paraId="16E5EE8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3.988</w:t>
            </w:r>
          </w:p>
        </w:tc>
      </w:tr>
      <w:tr w:rsidR="00A6251C" w:rsidRPr="00A6251C" w14:paraId="24DAF56F" w14:textId="77777777" w:rsidTr="00520F8F">
        <w:tc>
          <w:tcPr>
            <w:tcW w:w="0" w:type="auto"/>
            <w:hideMark/>
          </w:tcPr>
          <w:p w14:paraId="0258F63B" w14:textId="3238ABED" w:rsidR="00A6251C" w:rsidRPr="00A6251C" w:rsidRDefault="008354EB" w:rsidP="00A6251C">
            <w:pPr>
              <w:rPr>
                <w:rFonts w:eastAsia="Times New Roman" w:cs="Times New Roman"/>
                <w:kern w:val="0"/>
                <w:sz w:val="16"/>
                <w:szCs w:val="16"/>
                <w14:ligatures w14:val="none"/>
              </w:rPr>
            </w:pPr>
            <w:r>
              <w:rPr>
                <w:rFonts w:eastAsia="Times New Roman" w:cs="Times New Roman"/>
                <w:kern w:val="0"/>
                <w:sz w:val="16"/>
                <w:szCs w:val="16"/>
                <w14:ligatures w14:val="none"/>
              </w:rPr>
              <w:t>Construct</w:t>
            </w:r>
            <w:r w:rsidR="00A6251C" w:rsidRPr="00A6251C">
              <w:rPr>
                <w:rFonts w:eastAsia="Times New Roman" w:cs="Times New Roman"/>
                <w:kern w:val="0"/>
                <w:sz w:val="16"/>
                <w:szCs w:val="16"/>
                <w14:ligatures w14:val="none"/>
              </w:rPr>
              <w:t>16</w:t>
            </w:r>
          </w:p>
        </w:tc>
        <w:tc>
          <w:tcPr>
            <w:tcW w:w="0" w:type="auto"/>
            <w:hideMark/>
          </w:tcPr>
          <w:p w14:paraId="29EAF7E6"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 evidence</w:t>
            </w:r>
          </w:p>
        </w:tc>
        <w:tc>
          <w:tcPr>
            <w:tcW w:w="0" w:type="auto"/>
            <w:hideMark/>
          </w:tcPr>
          <w:p w14:paraId="3634EA7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Allergen</w:t>
            </w:r>
          </w:p>
        </w:tc>
        <w:tc>
          <w:tcPr>
            <w:tcW w:w="0" w:type="auto"/>
            <w:hideMark/>
          </w:tcPr>
          <w:p w14:paraId="271341F4"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0.678</w:t>
            </w:r>
          </w:p>
        </w:tc>
        <w:tc>
          <w:tcPr>
            <w:tcW w:w="0" w:type="auto"/>
            <w:hideMark/>
          </w:tcPr>
          <w:p w14:paraId="28D5F10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0.32</w:t>
            </w:r>
          </w:p>
        </w:tc>
        <w:tc>
          <w:tcPr>
            <w:tcW w:w="0" w:type="auto"/>
          </w:tcPr>
          <w:p w14:paraId="328B7228"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0.32</w:t>
            </w:r>
          </w:p>
        </w:tc>
        <w:tc>
          <w:tcPr>
            <w:tcW w:w="0" w:type="auto"/>
            <w:hideMark/>
          </w:tcPr>
          <w:p w14:paraId="2AA72440"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Non-Toxin</w:t>
            </w:r>
          </w:p>
        </w:tc>
        <w:tc>
          <w:tcPr>
            <w:tcW w:w="0" w:type="auto"/>
            <w:hideMark/>
          </w:tcPr>
          <w:p w14:paraId="69267C2C" w14:textId="77777777" w:rsidR="00A6251C" w:rsidRPr="00A6251C" w:rsidRDefault="00A6251C" w:rsidP="00A6251C">
            <w:pPr>
              <w:rPr>
                <w:rFonts w:eastAsia="Times New Roman" w:cs="Times New Roman"/>
                <w:kern w:val="0"/>
                <w:sz w:val="16"/>
                <w:szCs w:val="16"/>
                <w:vertAlign w:val="superscript"/>
                <w14:ligatures w14:val="none"/>
              </w:rPr>
            </w:pPr>
            <w:r w:rsidRPr="00A6251C">
              <w:rPr>
                <w:rFonts w:eastAsia="Times New Roman" w:cs="Times New Roman"/>
                <w:kern w:val="0"/>
                <w:sz w:val="16"/>
                <w:szCs w:val="16"/>
                <w14:ligatures w14:val="none"/>
              </w:rPr>
              <w:t>0.564</w:t>
            </w:r>
            <w:r w:rsidRPr="00A6251C">
              <w:rPr>
                <w:rFonts w:eastAsia="Times New Roman" w:cs="Times New Roman"/>
                <w:kern w:val="0"/>
                <w:sz w:val="16"/>
                <w:szCs w:val="16"/>
                <w:vertAlign w:val="superscript"/>
                <w14:ligatures w14:val="none"/>
              </w:rPr>
              <w:t>*</w:t>
            </w:r>
          </w:p>
        </w:tc>
        <w:tc>
          <w:tcPr>
            <w:tcW w:w="0" w:type="auto"/>
            <w:hideMark/>
          </w:tcPr>
          <w:p w14:paraId="0476846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4.18</w:t>
            </w:r>
          </w:p>
        </w:tc>
        <w:tc>
          <w:tcPr>
            <w:tcW w:w="0" w:type="auto"/>
            <w:hideMark/>
          </w:tcPr>
          <w:p w14:paraId="51C2CDF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0.039</w:t>
            </w:r>
          </w:p>
        </w:tc>
        <w:tc>
          <w:tcPr>
            <w:tcW w:w="0" w:type="auto"/>
            <w:hideMark/>
          </w:tcPr>
          <w:p w14:paraId="396384EC"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11</w:t>
            </w:r>
          </w:p>
        </w:tc>
        <w:tc>
          <w:tcPr>
            <w:tcW w:w="0" w:type="auto"/>
            <w:hideMark/>
          </w:tcPr>
          <w:p w14:paraId="39EF1A91" w14:textId="77777777" w:rsidR="00A6251C" w:rsidRPr="00A6251C" w:rsidRDefault="00A6251C" w:rsidP="00A6251C">
            <w:pPr>
              <w:rPr>
                <w:rFonts w:eastAsia="Times New Roman" w:cs="Times New Roman"/>
                <w:kern w:val="0"/>
                <w:sz w:val="16"/>
                <w:szCs w:val="16"/>
                <w14:ligatures w14:val="none"/>
              </w:rPr>
            </w:pPr>
            <w:r w:rsidRPr="00A6251C">
              <w:rPr>
                <w:rFonts w:eastAsia="Times New Roman" w:cs="Times New Roman"/>
                <w:kern w:val="0"/>
                <w:sz w:val="16"/>
                <w:szCs w:val="16"/>
                <w14:ligatures w14:val="none"/>
              </w:rPr>
              <w:t>3.385</w:t>
            </w:r>
          </w:p>
        </w:tc>
      </w:tr>
    </w:tbl>
    <w:p w14:paraId="7F06651C" w14:textId="77777777" w:rsidR="00A6251C" w:rsidRPr="00A6251C" w:rsidRDefault="00A6251C" w:rsidP="00A6251C">
      <w:pPr>
        <w:spacing w:after="0" w:line="240" w:lineRule="auto"/>
        <w:rPr>
          <w:rFonts w:eastAsia="Times New Roman" w:cs="Times New Roman"/>
          <w:b/>
          <w:bCs/>
          <w:kern w:val="0"/>
          <w:sz w:val="24"/>
          <w:szCs w:val="24"/>
          <w14:ligatures w14:val="none"/>
        </w:rPr>
      </w:pPr>
    </w:p>
    <w:p w14:paraId="0E64162D" w14:textId="0222E250" w:rsidR="00BA217E" w:rsidRPr="00BA217E" w:rsidRDefault="00BA217E" w:rsidP="00BA217E">
      <w:pPr>
        <w:pStyle w:val="Caption"/>
        <w:keepNext/>
        <w:rPr>
          <w:b/>
          <w:bCs/>
          <w:i w:val="0"/>
          <w:iCs w:val="0"/>
          <w:color w:val="auto"/>
          <w:sz w:val="16"/>
          <w:szCs w:val="16"/>
        </w:rPr>
      </w:pPr>
      <w:r w:rsidRPr="00BA217E">
        <w:rPr>
          <w:b/>
          <w:bCs/>
          <w:i w:val="0"/>
          <w:iCs w:val="0"/>
          <w:color w:val="auto"/>
          <w:sz w:val="16"/>
          <w:szCs w:val="16"/>
        </w:rPr>
        <w:t xml:space="preserve">Table </w:t>
      </w:r>
      <w:r w:rsidR="007F09A4">
        <w:rPr>
          <w:b/>
          <w:bCs/>
          <w:i w:val="0"/>
          <w:iCs w:val="0"/>
          <w:color w:val="auto"/>
          <w:sz w:val="16"/>
          <w:szCs w:val="16"/>
        </w:rPr>
        <w:t>S</w:t>
      </w:r>
      <w:r w:rsidRPr="00BA217E">
        <w:rPr>
          <w:b/>
          <w:bCs/>
          <w:i w:val="0"/>
          <w:iCs w:val="0"/>
          <w:color w:val="auto"/>
          <w:sz w:val="16"/>
          <w:szCs w:val="16"/>
        </w:rPr>
        <w:fldChar w:fldCharType="begin"/>
      </w:r>
      <w:r w:rsidRPr="00BA217E">
        <w:rPr>
          <w:b/>
          <w:bCs/>
          <w:i w:val="0"/>
          <w:iCs w:val="0"/>
          <w:color w:val="auto"/>
          <w:sz w:val="16"/>
          <w:szCs w:val="16"/>
        </w:rPr>
        <w:instrText xml:space="preserve"> SEQ Table \* ARABIC </w:instrText>
      </w:r>
      <w:r w:rsidRPr="00BA217E">
        <w:rPr>
          <w:b/>
          <w:bCs/>
          <w:i w:val="0"/>
          <w:iCs w:val="0"/>
          <w:color w:val="auto"/>
          <w:sz w:val="16"/>
          <w:szCs w:val="16"/>
        </w:rPr>
        <w:fldChar w:fldCharType="separate"/>
      </w:r>
      <w:r w:rsidR="00ED1B09">
        <w:rPr>
          <w:b/>
          <w:bCs/>
          <w:i w:val="0"/>
          <w:iCs w:val="0"/>
          <w:noProof/>
          <w:color w:val="auto"/>
          <w:sz w:val="16"/>
          <w:szCs w:val="16"/>
        </w:rPr>
        <w:t>9</w:t>
      </w:r>
      <w:r w:rsidRPr="00BA217E">
        <w:rPr>
          <w:b/>
          <w:bCs/>
          <w:i w:val="0"/>
          <w:iCs w:val="0"/>
          <w:color w:val="auto"/>
          <w:sz w:val="16"/>
          <w:szCs w:val="16"/>
        </w:rPr>
        <w:fldChar w:fldCharType="end"/>
      </w:r>
      <w:r w:rsidRPr="00BA217E">
        <w:rPr>
          <w:b/>
          <w:bCs/>
          <w:i w:val="0"/>
          <w:iCs w:val="0"/>
          <w:color w:val="auto"/>
          <w:sz w:val="16"/>
          <w:szCs w:val="16"/>
        </w:rPr>
        <w:t xml:space="preserve">: Summary of post-construction junction epitope analysis across final </w:t>
      </w:r>
      <w:r w:rsidR="008354EB">
        <w:rPr>
          <w:b/>
          <w:bCs/>
          <w:i w:val="0"/>
          <w:iCs w:val="0"/>
          <w:color w:val="auto"/>
          <w:sz w:val="16"/>
          <w:szCs w:val="16"/>
        </w:rPr>
        <w:t>Construct</w:t>
      </w:r>
      <w:r w:rsidRPr="00BA217E">
        <w:rPr>
          <w:b/>
          <w:bCs/>
          <w:i w:val="0"/>
          <w:iCs w:val="0"/>
          <w:color w:val="auto"/>
          <w:sz w:val="16"/>
          <w:szCs w:val="16"/>
        </w:rPr>
        <w:t xml:space="preserve"> constructs.</w:t>
      </w:r>
    </w:p>
    <w:tbl>
      <w:tblPr>
        <w:tblStyle w:val="TableGrid1"/>
        <w:tblW w:w="7255" w:type="dxa"/>
        <w:tblLook w:val="04A0" w:firstRow="1" w:lastRow="0" w:firstColumn="1" w:lastColumn="0" w:noHBand="0" w:noVBand="1"/>
      </w:tblPr>
      <w:tblGrid>
        <w:gridCol w:w="999"/>
        <w:gridCol w:w="960"/>
        <w:gridCol w:w="993"/>
        <w:gridCol w:w="960"/>
        <w:gridCol w:w="960"/>
        <w:gridCol w:w="960"/>
        <w:gridCol w:w="1462"/>
      </w:tblGrid>
      <w:tr w:rsidR="00BA217E" w:rsidRPr="00BA217E" w14:paraId="47168667" w14:textId="77777777" w:rsidTr="00BA217E">
        <w:trPr>
          <w:trHeight w:val="288"/>
        </w:trPr>
        <w:tc>
          <w:tcPr>
            <w:tcW w:w="960" w:type="dxa"/>
            <w:noWrap/>
            <w:hideMark/>
          </w:tcPr>
          <w:p w14:paraId="5E5ADE78" w14:textId="77777777" w:rsidR="00BA217E" w:rsidRPr="00BA217E" w:rsidRDefault="00BA217E" w:rsidP="00BA217E">
            <w:pPr>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protein</w:t>
            </w:r>
          </w:p>
        </w:tc>
        <w:tc>
          <w:tcPr>
            <w:tcW w:w="960" w:type="dxa"/>
            <w:noWrap/>
            <w:hideMark/>
          </w:tcPr>
          <w:p w14:paraId="5F158193" w14:textId="77777777" w:rsidR="00BA217E" w:rsidRPr="00BA217E" w:rsidRDefault="00BA217E" w:rsidP="00BA217E">
            <w:pPr>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Intended</w:t>
            </w:r>
          </w:p>
        </w:tc>
        <w:tc>
          <w:tcPr>
            <w:tcW w:w="993" w:type="dxa"/>
            <w:noWrap/>
            <w:hideMark/>
          </w:tcPr>
          <w:p w14:paraId="5718D864" w14:textId="77777777" w:rsidR="00BA217E" w:rsidRPr="00BA217E" w:rsidRDefault="00BA217E" w:rsidP="00BA217E">
            <w:pPr>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Redundant Intended</w:t>
            </w:r>
          </w:p>
        </w:tc>
        <w:tc>
          <w:tcPr>
            <w:tcW w:w="960" w:type="dxa"/>
            <w:noWrap/>
            <w:hideMark/>
          </w:tcPr>
          <w:p w14:paraId="6F32550F" w14:textId="77777777" w:rsidR="00BA217E" w:rsidRPr="00BA217E" w:rsidRDefault="00BA217E" w:rsidP="00BA217E">
            <w:pPr>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Junction-derived</w:t>
            </w:r>
          </w:p>
        </w:tc>
        <w:tc>
          <w:tcPr>
            <w:tcW w:w="960" w:type="dxa"/>
            <w:noWrap/>
            <w:hideMark/>
          </w:tcPr>
          <w:p w14:paraId="78F60D64" w14:textId="77777777" w:rsidR="00BA217E" w:rsidRPr="00BA217E" w:rsidRDefault="00BA217E" w:rsidP="00BA217E">
            <w:pPr>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Linker-only</w:t>
            </w:r>
          </w:p>
        </w:tc>
        <w:tc>
          <w:tcPr>
            <w:tcW w:w="960" w:type="dxa"/>
            <w:noWrap/>
            <w:hideMark/>
          </w:tcPr>
          <w:p w14:paraId="126CB9BB" w14:textId="77777777" w:rsidR="00BA217E" w:rsidRPr="00BA217E" w:rsidRDefault="00BA217E" w:rsidP="00BA217E">
            <w:pPr>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Novel</w:t>
            </w:r>
          </w:p>
        </w:tc>
        <w:tc>
          <w:tcPr>
            <w:tcW w:w="1462" w:type="dxa"/>
            <w:noWrap/>
            <w:hideMark/>
          </w:tcPr>
          <w:p w14:paraId="701DECE8" w14:textId="77777777" w:rsidR="00BA217E" w:rsidRPr="00BA217E" w:rsidRDefault="00BA217E" w:rsidP="00BA217E">
            <w:pPr>
              <w:rPr>
                <w:rFonts w:asciiTheme="majorBidi" w:eastAsia="Times New Roman" w:hAnsiTheme="majorBidi" w:cstheme="majorBidi"/>
                <w:color w:val="000000"/>
                <w:kern w:val="0"/>
                <w:sz w:val="16"/>
                <w:szCs w:val="16"/>
                <w14:ligatures w14:val="none"/>
              </w:rPr>
            </w:pPr>
            <w:proofErr w:type="spellStart"/>
            <w:r w:rsidRPr="00BA217E">
              <w:rPr>
                <w:rFonts w:asciiTheme="majorBidi" w:eastAsia="Times New Roman" w:hAnsiTheme="majorBidi" w:cstheme="majorBidi"/>
                <w:color w:val="000000"/>
                <w:kern w:val="0"/>
                <w:sz w:val="16"/>
                <w:szCs w:val="16"/>
                <w14:ligatures w14:val="none"/>
              </w:rPr>
              <w:t>junction_burden</w:t>
            </w:r>
            <w:proofErr w:type="spellEnd"/>
          </w:p>
        </w:tc>
      </w:tr>
      <w:tr w:rsidR="00BA217E" w:rsidRPr="00BA217E" w14:paraId="69807649" w14:textId="77777777" w:rsidTr="00BA217E">
        <w:trPr>
          <w:trHeight w:val="288"/>
        </w:trPr>
        <w:tc>
          <w:tcPr>
            <w:tcW w:w="960" w:type="dxa"/>
            <w:noWrap/>
            <w:hideMark/>
          </w:tcPr>
          <w:p w14:paraId="462EFCA7" w14:textId="2A629734"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1</w:t>
            </w:r>
          </w:p>
        </w:tc>
        <w:tc>
          <w:tcPr>
            <w:tcW w:w="960" w:type="dxa"/>
            <w:noWrap/>
            <w:hideMark/>
          </w:tcPr>
          <w:p w14:paraId="139F6757"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101</w:t>
            </w:r>
          </w:p>
        </w:tc>
        <w:tc>
          <w:tcPr>
            <w:tcW w:w="993" w:type="dxa"/>
            <w:noWrap/>
            <w:hideMark/>
          </w:tcPr>
          <w:p w14:paraId="654C31D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1822</w:t>
            </w:r>
          </w:p>
        </w:tc>
        <w:tc>
          <w:tcPr>
            <w:tcW w:w="960" w:type="dxa"/>
            <w:noWrap/>
            <w:hideMark/>
          </w:tcPr>
          <w:p w14:paraId="37202E7D"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68A44C25"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020A2660"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5A6ED8CF"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26FEE3E5" w14:textId="77777777" w:rsidTr="00BA217E">
        <w:trPr>
          <w:trHeight w:val="288"/>
        </w:trPr>
        <w:tc>
          <w:tcPr>
            <w:tcW w:w="960" w:type="dxa"/>
            <w:noWrap/>
            <w:hideMark/>
          </w:tcPr>
          <w:p w14:paraId="0046AD62" w14:textId="3A9F2938"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2</w:t>
            </w:r>
          </w:p>
        </w:tc>
        <w:tc>
          <w:tcPr>
            <w:tcW w:w="960" w:type="dxa"/>
            <w:noWrap/>
            <w:hideMark/>
          </w:tcPr>
          <w:p w14:paraId="32763A6E"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75</w:t>
            </w:r>
          </w:p>
        </w:tc>
        <w:tc>
          <w:tcPr>
            <w:tcW w:w="993" w:type="dxa"/>
            <w:noWrap/>
            <w:hideMark/>
          </w:tcPr>
          <w:p w14:paraId="7CAC5FC8"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1881</w:t>
            </w:r>
          </w:p>
        </w:tc>
        <w:tc>
          <w:tcPr>
            <w:tcW w:w="960" w:type="dxa"/>
            <w:noWrap/>
            <w:hideMark/>
          </w:tcPr>
          <w:p w14:paraId="7BE3715E"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5F810AC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74872FDC"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0143F44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6A1F299A" w14:textId="77777777" w:rsidTr="00BA217E">
        <w:trPr>
          <w:trHeight w:val="288"/>
        </w:trPr>
        <w:tc>
          <w:tcPr>
            <w:tcW w:w="960" w:type="dxa"/>
            <w:noWrap/>
            <w:hideMark/>
          </w:tcPr>
          <w:p w14:paraId="1B798017" w14:textId="38F66B57"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3</w:t>
            </w:r>
          </w:p>
        </w:tc>
        <w:tc>
          <w:tcPr>
            <w:tcW w:w="960" w:type="dxa"/>
            <w:noWrap/>
            <w:hideMark/>
          </w:tcPr>
          <w:p w14:paraId="1F33C4AB"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62</w:t>
            </w:r>
          </w:p>
        </w:tc>
        <w:tc>
          <w:tcPr>
            <w:tcW w:w="993" w:type="dxa"/>
            <w:noWrap/>
            <w:hideMark/>
          </w:tcPr>
          <w:p w14:paraId="200C88D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1577</w:t>
            </w:r>
          </w:p>
        </w:tc>
        <w:tc>
          <w:tcPr>
            <w:tcW w:w="960" w:type="dxa"/>
            <w:noWrap/>
            <w:hideMark/>
          </w:tcPr>
          <w:p w14:paraId="1BEA381F"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0377CC34"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25E194F0"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5A1B733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30FFF6E9" w14:textId="77777777" w:rsidTr="00BA217E">
        <w:trPr>
          <w:trHeight w:val="288"/>
        </w:trPr>
        <w:tc>
          <w:tcPr>
            <w:tcW w:w="960" w:type="dxa"/>
            <w:noWrap/>
            <w:hideMark/>
          </w:tcPr>
          <w:p w14:paraId="488BF8C6" w14:textId="46B900B3"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4</w:t>
            </w:r>
          </w:p>
        </w:tc>
        <w:tc>
          <w:tcPr>
            <w:tcW w:w="960" w:type="dxa"/>
            <w:noWrap/>
            <w:hideMark/>
          </w:tcPr>
          <w:p w14:paraId="3CD39920"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52</w:t>
            </w:r>
          </w:p>
        </w:tc>
        <w:tc>
          <w:tcPr>
            <w:tcW w:w="993" w:type="dxa"/>
            <w:noWrap/>
            <w:hideMark/>
          </w:tcPr>
          <w:p w14:paraId="1CA6284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1394</w:t>
            </w:r>
          </w:p>
        </w:tc>
        <w:tc>
          <w:tcPr>
            <w:tcW w:w="960" w:type="dxa"/>
            <w:noWrap/>
            <w:hideMark/>
          </w:tcPr>
          <w:p w14:paraId="2D633854"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5274CBE0"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65BE36A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4D437C2F"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66AB6749" w14:textId="77777777" w:rsidTr="00BA217E">
        <w:trPr>
          <w:trHeight w:val="288"/>
        </w:trPr>
        <w:tc>
          <w:tcPr>
            <w:tcW w:w="960" w:type="dxa"/>
            <w:noWrap/>
            <w:hideMark/>
          </w:tcPr>
          <w:p w14:paraId="66B00855" w14:textId="7675086F"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5</w:t>
            </w:r>
          </w:p>
        </w:tc>
        <w:tc>
          <w:tcPr>
            <w:tcW w:w="960" w:type="dxa"/>
            <w:noWrap/>
            <w:hideMark/>
          </w:tcPr>
          <w:p w14:paraId="0A3C8DDB"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67</w:t>
            </w:r>
          </w:p>
        </w:tc>
        <w:tc>
          <w:tcPr>
            <w:tcW w:w="993" w:type="dxa"/>
            <w:noWrap/>
            <w:hideMark/>
          </w:tcPr>
          <w:p w14:paraId="501AD064"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1473</w:t>
            </w:r>
          </w:p>
        </w:tc>
        <w:tc>
          <w:tcPr>
            <w:tcW w:w="960" w:type="dxa"/>
            <w:noWrap/>
            <w:hideMark/>
          </w:tcPr>
          <w:p w14:paraId="2FB9714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783ABE2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009DBB75"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3E2D308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7770502A" w14:textId="77777777" w:rsidTr="00BA217E">
        <w:trPr>
          <w:trHeight w:val="288"/>
        </w:trPr>
        <w:tc>
          <w:tcPr>
            <w:tcW w:w="960" w:type="dxa"/>
            <w:noWrap/>
            <w:hideMark/>
          </w:tcPr>
          <w:p w14:paraId="58A64252" w14:textId="380A796A"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6</w:t>
            </w:r>
          </w:p>
        </w:tc>
        <w:tc>
          <w:tcPr>
            <w:tcW w:w="960" w:type="dxa"/>
            <w:noWrap/>
            <w:hideMark/>
          </w:tcPr>
          <w:p w14:paraId="7D4B25B8"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68</w:t>
            </w:r>
          </w:p>
        </w:tc>
        <w:tc>
          <w:tcPr>
            <w:tcW w:w="993" w:type="dxa"/>
            <w:noWrap/>
            <w:hideMark/>
          </w:tcPr>
          <w:p w14:paraId="46F2ED31"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1504</w:t>
            </w:r>
          </w:p>
        </w:tc>
        <w:tc>
          <w:tcPr>
            <w:tcW w:w="960" w:type="dxa"/>
            <w:noWrap/>
            <w:hideMark/>
          </w:tcPr>
          <w:p w14:paraId="7082599F"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53B52D6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689AF5EB"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1BD9391A"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5359D3C8" w14:textId="77777777" w:rsidTr="00BA217E">
        <w:trPr>
          <w:trHeight w:val="288"/>
        </w:trPr>
        <w:tc>
          <w:tcPr>
            <w:tcW w:w="960" w:type="dxa"/>
            <w:noWrap/>
            <w:hideMark/>
          </w:tcPr>
          <w:p w14:paraId="2AC06487" w14:textId="393D4050"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7</w:t>
            </w:r>
          </w:p>
        </w:tc>
        <w:tc>
          <w:tcPr>
            <w:tcW w:w="960" w:type="dxa"/>
            <w:noWrap/>
            <w:hideMark/>
          </w:tcPr>
          <w:p w14:paraId="31DD5FE4"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113</w:t>
            </w:r>
          </w:p>
        </w:tc>
        <w:tc>
          <w:tcPr>
            <w:tcW w:w="993" w:type="dxa"/>
            <w:noWrap/>
            <w:hideMark/>
          </w:tcPr>
          <w:p w14:paraId="14B4874C"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1919</w:t>
            </w:r>
          </w:p>
        </w:tc>
        <w:tc>
          <w:tcPr>
            <w:tcW w:w="960" w:type="dxa"/>
            <w:noWrap/>
            <w:hideMark/>
          </w:tcPr>
          <w:p w14:paraId="6CB71D70"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47F13FAF"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0D24E8EE"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5C08A975"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5B886535" w14:textId="77777777" w:rsidTr="00BA217E">
        <w:trPr>
          <w:trHeight w:val="288"/>
        </w:trPr>
        <w:tc>
          <w:tcPr>
            <w:tcW w:w="960" w:type="dxa"/>
            <w:noWrap/>
            <w:hideMark/>
          </w:tcPr>
          <w:p w14:paraId="381E772C" w14:textId="0A1D06F1"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8</w:t>
            </w:r>
          </w:p>
        </w:tc>
        <w:tc>
          <w:tcPr>
            <w:tcW w:w="960" w:type="dxa"/>
            <w:noWrap/>
            <w:hideMark/>
          </w:tcPr>
          <w:p w14:paraId="03CEB2D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139</w:t>
            </w:r>
          </w:p>
        </w:tc>
        <w:tc>
          <w:tcPr>
            <w:tcW w:w="993" w:type="dxa"/>
            <w:noWrap/>
            <w:hideMark/>
          </w:tcPr>
          <w:p w14:paraId="2BAEE1FB"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1891</w:t>
            </w:r>
          </w:p>
        </w:tc>
        <w:tc>
          <w:tcPr>
            <w:tcW w:w="960" w:type="dxa"/>
            <w:noWrap/>
            <w:hideMark/>
          </w:tcPr>
          <w:p w14:paraId="6F201CCB"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3DFD83F1"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41BB997B"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54FBD0DC"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1C5711B4" w14:textId="77777777" w:rsidTr="00BA217E">
        <w:trPr>
          <w:trHeight w:val="288"/>
        </w:trPr>
        <w:tc>
          <w:tcPr>
            <w:tcW w:w="960" w:type="dxa"/>
            <w:noWrap/>
            <w:hideMark/>
          </w:tcPr>
          <w:p w14:paraId="1A9F8191" w14:textId="134C7E1D"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9</w:t>
            </w:r>
          </w:p>
        </w:tc>
        <w:tc>
          <w:tcPr>
            <w:tcW w:w="960" w:type="dxa"/>
            <w:noWrap/>
            <w:hideMark/>
          </w:tcPr>
          <w:p w14:paraId="743A4CF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77</w:t>
            </w:r>
          </w:p>
        </w:tc>
        <w:tc>
          <w:tcPr>
            <w:tcW w:w="993" w:type="dxa"/>
            <w:noWrap/>
            <w:hideMark/>
          </w:tcPr>
          <w:p w14:paraId="7BA6E5BC"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1847</w:t>
            </w:r>
          </w:p>
        </w:tc>
        <w:tc>
          <w:tcPr>
            <w:tcW w:w="960" w:type="dxa"/>
            <w:noWrap/>
            <w:hideMark/>
          </w:tcPr>
          <w:p w14:paraId="4CC84705"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3A59700C"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142C3F0C"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007B7C2A"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33B0B61D" w14:textId="77777777" w:rsidTr="00BA217E">
        <w:trPr>
          <w:trHeight w:val="288"/>
        </w:trPr>
        <w:tc>
          <w:tcPr>
            <w:tcW w:w="960" w:type="dxa"/>
            <w:noWrap/>
            <w:hideMark/>
          </w:tcPr>
          <w:p w14:paraId="534EF3F1" w14:textId="1C77339B"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10</w:t>
            </w:r>
          </w:p>
        </w:tc>
        <w:tc>
          <w:tcPr>
            <w:tcW w:w="960" w:type="dxa"/>
            <w:noWrap/>
            <w:hideMark/>
          </w:tcPr>
          <w:p w14:paraId="16F149D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77</w:t>
            </w:r>
          </w:p>
        </w:tc>
        <w:tc>
          <w:tcPr>
            <w:tcW w:w="993" w:type="dxa"/>
            <w:noWrap/>
            <w:hideMark/>
          </w:tcPr>
          <w:p w14:paraId="41A9B03E"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1846</w:t>
            </w:r>
          </w:p>
        </w:tc>
        <w:tc>
          <w:tcPr>
            <w:tcW w:w="960" w:type="dxa"/>
            <w:noWrap/>
            <w:hideMark/>
          </w:tcPr>
          <w:p w14:paraId="25DB01C8"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5DE02587"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7B0C9E01"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2E16972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15EDFECA" w14:textId="77777777" w:rsidTr="00BA217E">
        <w:trPr>
          <w:trHeight w:val="288"/>
        </w:trPr>
        <w:tc>
          <w:tcPr>
            <w:tcW w:w="960" w:type="dxa"/>
            <w:noWrap/>
            <w:hideMark/>
          </w:tcPr>
          <w:p w14:paraId="1D474A4F" w14:textId="361C783E"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11</w:t>
            </w:r>
          </w:p>
        </w:tc>
        <w:tc>
          <w:tcPr>
            <w:tcW w:w="960" w:type="dxa"/>
            <w:noWrap/>
            <w:hideMark/>
          </w:tcPr>
          <w:p w14:paraId="52FA6F05"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74</w:t>
            </w:r>
          </w:p>
        </w:tc>
        <w:tc>
          <w:tcPr>
            <w:tcW w:w="993" w:type="dxa"/>
            <w:noWrap/>
            <w:hideMark/>
          </w:tcPr>
          <w:p w14:paraId="6C82071A"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1849</w:t>
            </w:r>
          </w:p>
        </w:tc>
        <w:tc>
          <w:tcPr>
            <w:tcW w:w="960" w:type="dxa"/>
            <w:noWrap/>
            <w:hideMark/>
          </w:tcPr>
          <w:p w14:paraId="53576D0D"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5BFF684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704F9253"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37AD7F00"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2409F164" w14:textId="77777777" w:rsidTr="00BA217E">
        <w:trPr>
          <w:trHeight w:val="288"/>
        </w:trPr>
        <w:tc>
          <w:tcPr>
            <w:tcW w:w="960" w:type="dxa"/>
            <w:noWrap/>
            <w:hideMark/>
          </w:tcPr>
          <w:p w14:paraId="6654526A" w14:textId="40BB7823"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lastRenderedPageBreak/>
              <w:t>Construct</w:t>
            </w:r>
            <w:r w:rsidR="00BA217E" w:rsidRPr="00BA217E">
              <w:rPr>
                <w:rFonts w:asciiTheme="majorBidi" w:eastAsia="Times New Roman" w:hAnsiTheme="majorBidi" w:cstheme="majorBidi"/>
                <w:color w:val="000000"/>
                <w:kern w:val="0"/>
                <w:sz w:val="16"/>
                <w:szCs w:val="16"/>
                <w14:ligatures w14:val="none"/>
              </w:rPr>
              <w:t>12</w:t>
            </w:r>
          </w:p>
        </w:tc>
        <w:tc>
          <w:tcPr>
            <w:tcW w:w="960" w:type="dxa"/>
            <w:noWrap/>
            <w:hideMark/>
          </w:tcPr>
          <w:p w14:paraId="4BEA8DD7"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73</w:t>
            </w:r>
          </w:p>
        </w:tc>
        <w:tc>
          <w:tcPr>
            <w:tcW w:w="993" w:type="dxa"/>
            <w:noWrap/>
            <w:hideMark/>
          </w:tcPr>
          <w:p w14:paraId="00504913"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1850</w:t>
            </w:r>
          </w:p>
        </w:tc>
        <w:tc>
          <w:tcPr>
            <w:tcW w:w="960" w:type="dxa"/>
            <w:noWrap/>
            <w:hideMark/>
          </w:tcPr>
          <w:p w14:paraId="23101AD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3BE1B79E"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5D4DFBA4"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13BBBB37"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23538451" w14:textId="77777777" w:rsidTr="00BA217E">
        <w:trPr>
          <w:trHeight w:val="288"/>
        </w:trPr>
        <w:tc>
          <w:tcPr>
            <w:tcW w:w="960" w:type="dxa"/>
            <w:noWrap/>
            <w:hideMark/>
          </w:tcPr>
          <w:p w14:paraId="2C7E5CF3" w14:textId="5FD22E81"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13</w:t>
            </w:r>
          </w:p>
        </w:tc>
        <w:tc>
          <w:tcPr>
            <w:tcW w:w="960" w:type="dxa"/>
            <w:noWrap/>
            <w:hideMark/>
          </w:tcPr>
          <w:p w14:paraId="06C0A508"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73</w:t>
            </w:r>
          </w:p>
        </w:tc>
        <w:tc>
          <w:tcPr>
            <w:tcW w:w="993" w:type="dxa"/>
            <w:noWrap/>
            <w:hideMark/>
          </w:tcPr>
          <w:p w14:paraId="2787D3B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1850</w:t>
            </w:r>
          </w:p>
        </w:tc>
        <w:tc>
          <w:tcPr>
            <w:tcW w:w="960" w:type="dxa"/>
            <w:noWrap/>
            <w:hideMark/>
          </w:tcPr>
          <w:p w14:paraId="20D1C29D"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2A23BE2E"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3843A694"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165A5AA1"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05C9FD6B" w14:textId="77777777" w:rsidTr="00BA217E">
        <w:trPr>
          <w:trHeight w:val="288"/>
        </w:trPr>
        <w:tc>
          <w:tcPr>
            <w:tcW w:w="960" w:type="dxa"/>
            <w:noWrap/>
            <w:hideMark/>
          </w:tcPr>
          <w:p w14:paraId="5607E93F" w14:textId="764123B7"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14</w:t>
            </w:r>
          </w:p>
        </w:tc>
        <w:tc>
          <w:tcPr>
            <w:tcW w:w="960" w:type="dxa"/>
            <w:noWrap/>
            <w:hideMark/>
          </w:tcPr>
          <w:p w14:paraId="088BFD37"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75</w:t>
            </w:r>
          </w:p>
        </w:tc>
        <w:tc>
          <w:tcPr>
            <w:tcW w:w="993" w:type="dxa"/>
            <w:noWrap/>
            <w:hideMark/>
          </w:tcPr>
          <w:p w14:paraId="7D7DECF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1848</w:t>
            </w:r>
          </w:p>
        </w:tc>
        <w:tc>
          <w:tcPr>
            <w:tcW w:w="960" w:type="dxa"/>
            <w:noWrap/>
            <w:hideMark/>
          </w:tcPr>
          <w:p w14:paraId="62F88C3B"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74289ECE"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556129D7"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0B8EF141"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4431E4B5" w14:textId="77777777" w:rsidTr="00BA217E">
        <w:trPr>
          <w:trHeight w:val="288"/>
        </w:trPr>
        <w:tc>
          <w:tcPr>
            <w:tcW w:w="960" w:type="dxa"/>
            <w:noWrap/>
            <w:hideMark/>
          </w:tcPr>
          <w:p w14:paraId="310BAB31" w14:textId="05050BE5"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15</w:t>
            </w:r>
          </w:p>
        </w:tc>
        <w:tc>
          <w:tcPr>
            <w:tcW w:w="960" w:type="dxa"/>
            <w:noWrap/>
            <w:hideMark/>
          </w:tcPr>
          <w:p w14:paraId="27B34EEB"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75</w:t>
            </w:r>
          </w:p>
        </w:tc>
        <w:tc>
          <w:tcPr>
            <w:tcW w:w="993" w:type="dxa"/>
            <w:noWrap/>
            <w:hideMark/>
          </w:tcPr>
          <w:p w14:paraId="24E7583A"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1881</w:t>
            </w:r>
          </w:p>
        </w:tc>
        <w:tc>
          <w:tcPr>
            <w:tcW w:w="960" w:type="dxa"/>
            <w:noWrap/>
            <w:hideMark/>
          </w:tcPr>
          <w:p w14:paraId="5A306E27"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0EFEBA25"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5D37C71A"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3FDE09FC"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r w:rsidR="00BA217E" w:rsidRPr="00BA217E" w14:paraId="7B5EEA4E" w14:textId="77777777" w:rsidTr="00BA217E">
        <w:trPr>
          <w:trHeight w:val="288"/>
        </w:trPr>
        <w:tc>
          <w:tcPr>
            <w:tcW w:w="960" w:type="dxa"/>
            <w:noWrap/>
            <w:hideMark/>
          </w:tcPr>
          <w:p w14:paraId="491FDDA1" w14:textId="5596E0E7" w:rsidR="00BA217E" w:rsidRPr="00BA217E" w:rsidRDefault="008354EB" w:rsidP="00BA217E">
            <w:pPr>
              <w:rPr>
                <w:rFonts w:asciiTheme="majorBidi" w:eastAsia="Times New Roman" w:hAnsiTheme="majorBidi" w:cstheme="majorBidi"/>
                <w:color w:val="000000"/>
                <w:kern w:val="0"/>
                <w:sz w:val="16"/>
                <w:szCs w:val="16"/>
                <w14:ligatures w14:val="none"/>
              </w:rPr>
            </w:pPr>
            <w:r>
              <w:rPr>
                <w:rFonts w:asciiTheme="majorBidi" w:eastAsia="Times New Roman" w:hAnsiTheme="majorBidi" w:cstheme="majorBidi"/>
                <w:color w:val="000000"/>
                <w:kern w:val="0"/>
                <w:sz w:val="16"/>
                <w:szCs w:val="16"/>
                <w14:ligatures w14:val="none"/>
              </w:rPr>
              <w:t>Construct</w:t>
            </w:r>
            <w:r w:rsidR="00BA217E" w:rsidRPr="00BA217E">
              <w:rPr>
                <w:rFonts w:asciiTheme="majorBidi" w:eastAsia="Times New Roman" w:hAnsiTheme="majorBidi" w:cstheme="majorBidi"/>
                <w:color w:val="000000"/>
                <w:kern w:val="0"/>
                <w:sz w:val="16"/>
                <w:szCs w:val="16"/>
                <w14:ligatures w14:val="none"/>
              </w:rPr>
              <w:t>16</w:t>
            </w:r>
          </w:p>
        </w:tc>
        <w:tc>
          <w:tcPr>
            <w:tcW w:w="960" w:type="dxa"/>
            <w:noWrap/>
            <w:hideMark/>
          </w:tcPr>
          <w:p w14:paraId="66863636"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88</w:t>
            </w:r>
          </w:p>
        </w:tc>
        <w:tc>
          <w:tcPr>
            <w:tcW w:w="993" w:type="dxa"/>
            <w:noWrap/>
            <w:hideMark/>
          </w:tcPr>
          <w:p w14:paraId="45DAB5D2"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304</w:t>
            </w:r>
          </w:p>
        </w:tc>
        <w:tc>
          <w:tcPr>
            <w:tcW w:w="960" w:type="dxa"/>
            <w:noWrap/>
            <w:hideMark/>
          </w:tcPr>
          <w:p w14:paraId="727E0AF5"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687758C1"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960" w:type="dxa"/>
            <w:noWrap/>
            <w:hideMark/>
          </w:tcPr>
          <w:p w14:paraId="4594D8C7"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c>
          <w:tcPr>
            <w:tcW w:w="1462" w:type="dxa"/>
            <w:noWrap/>
            <w:hideMark/>
          </w:tcPr>
          <w:p w14:paraId="7A4D1D03" w14:textId="77777777" w:rsidR="00BA217E" w:rsidRPr="00BA217E" w:rsidRDefault="00BA217E" w:rsidP="00BA217E">
            <w:pPr>
              <w:jc w:val="right"/>
              <w:rPr>
                <w:rFonts w:asciiTheme="majorBidi" w:eastAsia="Times New Roman" w:hAnsiTheme="majorBidi" w:cstheme="majorBidi"/>
                <w:color w:val="000000"/>
                <w:kern w:val="0"/>
                <w:sz w:val="16"/>
                <w:szCs w:val="16"/>
                <w14:ligatures w14:val="none"/>
              </w:rPr>
            </w:pPr>
            <w:r w:rsidRPr="00BA217E">
              <w:rPr>
                <w:rFonts w:asciiTheme="majorBidi" w:eastAsia="Times New Roman" w:hAnsiTheme="majorBidi" w:cstheme="majorBidi"/>
                <w:color w:val="000000"/>
                <w:kern w:val="0"/>
                <w:sz w:val="16"/>
                <w:szCs w:val="16"/>
                <w14:ligatures w14:val="none"/>
              </w:rPr>
              <w:t>0</w:t>
            </w:r>
          </w:p>
        </w:tc>
      </w:tr>
    </w:tbl>
    <w:p w14:paraId="6F97C396" w14:textId="77777777" w:rsidR="001D047B" w:rsidRDefault="001D047B" w:rsidP="00464A3A"/>
    <w:p w14:paraId="2954D302" w14:textId="77777777" w:rsidR="007F09A4" w:rsidRDefault="007F09A4" w:rsidP="007F09A4">
      <w:pPr>
        <w:keepNext/>
      </w:pPr>
      <w:r w:rsidRPr="007F09A4">
        <w:rPr>
          <w:noProof/>
        </w:rPr>
        <w:drawing>
          <wp:inline distT="0" distB="0" distL="0" distR="0" wp14:anchorId="4623DB78" wp14:editId="3DCCB5DE">
            <wp:extent cx="5731510" cy="3162300"/>
            <wp:effectExtent l="0" t="0" r="2540" b="0"/>
            <wp:docPr id="393566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62300"/>
                    </a:xfrm>
                    <a:prstGeom prst="rect">
                      <a:avLst/>
                    </a:prstGeom>
                    <a:noFill/>
                    <a:ln>
                      <a:noFill/>
                    </a:ln>
                  </pic:spPr>
                </pic:pic>
              </a:graphicData>
            </a:graphic>
          </wp:inline>
        </w:drawing>
      </w:r>
    </w:p>
    <w:p w14:paraId="68A77750" w14:textId="4069024F" w:rsidR="007F09A4" w:rsidRDefault="007F09A4" w:rsidP="007F09A4">
      <w:pPr>
        <w:pStyle w:val="Caption"/>
      </w:pPr>
      <w:r>
        <w:t>Figure S</w:t>
      </w:r>
      <w:fldSimple w:instr=" SEQ Figure \* ARABIC ">
        <w:r w:rsidR="00ED1B09">
          <w:rPr>
            <w:noProof/>
          </w:rPr>
          <w:t>5</w:t>
        </w:r>
      </w:fldSimple>
      <w:r>
        <w:t xml:space="preserve">: </w:t>
      </w:r>
      <w:r w:rsidRPr="00ED725E">
        <w:t xml:space="preserve">Junction epitope burden across final multi-epitope </w:t>
      </w:r>
      <w:r w:rsidR="008354EB">
        <w:t>Construct</w:t>
      </w:r>
      <w:r w:rsidRPr="00ED725E">
        <w:t xml:space="preserve"> constructs.</w:t>
      </w:r>
    </w:p>
    <w:p w14:paraId="388524E4" w14:textId="4E871C3C" w:rsidR="00BE58C3" w:rsidRPr="00BE58C3" w:rsidRDefault="00BE58C3" w:rsidP="00BE58C3">
      <w:pPr>
        <w:keepNext/>
        <w:spacing w:after="200" w:line="240" w:lineRule="auto"/>
        <w:rPr>
          <w:rFonts w:eastAsia="Times New Roman" w:cs="Times New Roman"/>
          <w:kern w:val="0"/>
          <w:sz w:val="16"/>
          <w:szCs w:val="16"/>
          <w14:ligatures w14:val="none"/>
        </w:rPr>
      </w:pPr>
      <w:r w:rsidRPr="00BE58C3">
        <w:rPr>
          <w:rFonts w:eastAsia="Times New Roman" w:cs="Times New Roman"/>
          <w:kern w:val="0"/>
          <w:sz w:val="16"/>
          <w:szCs w:val="16"/>
          <w14:ligatures w14:val="none"/>
        </w:rPr>
        <w:t xml:space="preserve">Table </w:t>
      </w:r>
      <w:r>
        <w:rPr>
          <w:rFonts w:eastAsia="Times New Roman" w:cs="Times New Roman"/>
          <w:kern w:val="0"/>
          <w:sz w:val="16"/>
          <w:szCs w:val="16"/>
          <w14:ligatures w14:val="none"/>
        </w:rPr>
        <w:t>S</w:t>
      </w:r>
      <w:r w:rsidRPr="00BE58C3">
        <w:rPr>
          <w:rFonts w:eastAsia="Times New Roman" w:cs="Times New Roman"/>
          <w:kern w:val="0"/>
          <w:sz w:val="16"/>
          <w:szCs w:val="16"/>
          <w14:ligatures w14:val="none"/>
        </w:rPr>
        <w:fldChar w:fldCharType="begin"/>
      </w:r>
      <w:r w:rsidRPr="00BE58C3">
        <w:rPr>
          <w:rFonts w:eastAsia="Times New Roman" w:cs="Times New Roman"/>
          <w:kern w:val="0"/>
          <w:sz w:val="16"/>
          <w:szCs w:val="16"/>
          <w14:ligatures w14:val="none"/>
        </w:rPr>
        <w:instrText xml:space="preserve"> SEQ Table \* ARABIC </w:instrText>
      </w:r>
      <w:r w:rsidRPr="00BE58C3">
        <w:rPr>
          <w:rFonts w:eastAsia="Times New Roman" w:cs="Times New Roman"/>
          <w:kern w:val="0"/>
          <w:sz w:val="16"/>
          <w:szCs w:val="16"/>
          <w14:ligatures w14:val="none"/>
        </w:rPr>
        <w:fldChar w:fldCharType="separate"/>
      </w:r>
      <w:r w:rsidR="00161031">
        <w:rPr>
          <w:rFonts w:eastAsia="Times New Roman" w:cs="Times New Roman"/>
          <w:noProof/>
          <w:kern w:val="0"/>
          <w:sz w:val="16"/>
          <w:szCs w:val="16"/>
          <w14:ligatures w14:val="none"/>
        </w:rPr>
        <w:t>10</w:t>
      </w:r>
      <w:r w:rsidRPr="00BE58C3">
        <w:rPr>
          <w:rFonts w:eastAsia="Times New Roman" w:cs="Times New Roman"/>
          <w:noProof/>
          <w:kern w:val="0"/>
          <w:sz w:val="16"/>
          <w:szCs w:val="16"/>
          <w14:ligatures w14:val="none"/>
        </w:rPr>
        <w:fldChar w:fldCharType="end"/>
      </w:r>
      <w:r w:rsidRPr="00BE58C3">
        <w:rPr>
          <w:rFonts w:eastAsia="Times New Roman" w:cs="Times New Roman"/>
          <w:kern w:val="0"/>
          <w:sz w:val="16"/>
          <w:szCs w:val="16"/>
          <w14:ligatures w14:val="none"/>
        </w:rPr>
        <w:t>: The results summary of the immune simulation for the best 10 constructs.</w:t>
      </w:r>
    </w:p>
    <w:tbl>
      <w:tblPr>
        <w:tblStyle w:val="TableGrid15"/>
        <w:tblW w:w="0" w:type="auto"/>
        <w:tblLook w:val="04A0" w:firstRow="1" w:lastRow="0" w:firstColumn="1" w:lastColumn="0" w:noHBand="0" w:noVBand="1"/>
      </w:tblPr>
      <w:tblGrid>
        <w:gridCol w:w="470"/>
        <w:gridCol w:w="815"/>
        <w:gridCol w:w="1471"/>
        <w:gridCol w:w="1644"/>
        <w:gridCol w:w="1343"/>
        <w:gridCol w:w="1410"/>
        <w:gridCol w:w="1863"/>
      </w:tblGrid>
      <w:tr w:rsidR="00BE58C3" w:rsidRPr="00BE58C3" w14:paraId="1CCCAD7F" w14:textId="77777777" w:rsidTr="00520F8F">
        <w:tc>
          <w:tcPr>
            <w:tcW w:w="0" w:type="auto"/>
            <w:hideMark/>
          </w:tcPr>
          <w:p w14:paraId="66E522DB"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Rank</w:t>
            </w:r>
          </w:p>
        </w:tc>
        <w:tc>
          <w:tcPr>
            <w:tcW w:w="0" w:type="auto"/>
            <w:hideMark/>
          </w:tcPr>
          <w:p w14:paraId="7F771833" w14:textId="3456DF9B"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 xml:space="preserve"> ID</w:t>
            </w:r>
          </w:p>
        </w:tc>
        <w:tc>
          <w:tcPr>
            <w:tcW w:w="0" w:type="auto"/>
            <w:hideMark/>
          </w:tcPr>
          <w:p w14:paraId="16E86B45"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Innate Activation (Danger Signal)</w:t>
            </w:r>
          </w:p>
        </w:tc>
        <w:tc>
          <w:tcPr>
            <w:tcW w:w="0" w:type="auto"/>
            <w:hideMark/>
          </w:tcPr>
          <w:p w14:paraId="6D67EA97"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Humoral Response (IgG1/IgG2)</w:t>
            </w:r>
          </w:p>
        </w:tc>
        <w:tc>
          <w:tcPr>
            <w:tcW w:w="0" w:type="auto"/>
            <w:hideMark/>
          </w:tcPr>
          <w:p w14:paraId="469F895B"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Th1 Cytokine Profile</w:t>
            </w:r>
          </w:p>
        </w:tc>
        <w:tc>
          <w:tcPr>
            <w:tcW w:w="0" w:type="auto"/>
            <w:hideMark/>
          </w:tcPr>
          <w:p w14:paraId="7165547A"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Epitope Quality</w:t>
            </w:r>
          </w:p>
        </w:tc>
        <w:tc>
          <w:tcPr>
            <w:tcW w:w="0" w:type="auto"/>
            <w:hideMark/>
          </w:tcPr>
          <w:p w14:paraId="5766C627"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Overall Immunogenic Interpretation</w:t>
            </w:r>
          </w:p>
        </w:tc>
      </w:tr>
      <w:tr w:rsidR="00BE58C3" w:rsidRPr="00BE58C3" w14:paraId="00C7C3B9" w14:textId="77777777" w:rsidTr="00520F8F">
        <w:tc>
          <w:tcPr>
            <w:tcW w:w="0" w:type="auto"/>
            <w:hideMark/>
          </w:tcPr>
          <w:p w14:paraId="7328A71E"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1</w:t>
            </w:r>
          </w:p>
        </w:tc>
        <w:tc>
          <w:tcPr>
            <w:tcW w:w="0" w:type="auto"/>
            <w:hideMark/>
          </w:tcPr>
          <w:p w14:paraId="79A01CC3" w14:textId="6EEC73BD"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4</w:t>
            </w:r>
          </w:p>
        </w:tc>
        <w:tc>
          <w:tcPr>
            <w:tcW w:w="0" w:type="auto"/>
            <w:hideMark/>
          </w:tcPr>
          <w:p w14:paraId="0E7C5037"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Highest peak (&gt;1.1 RU); rapid macrophage presentation</w:t>
            </w:r>
          </w:p>
        </w:tc>
        <w:tc>
          <w:tcPr>
            <w:tcW w:w="0" w:type="auto"/>
            <w:hideMark/>
          </w:tcPr>
          <w:p w14:paraId="521E0CB2"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Strong IgM peak; robust IgG1 switching; longest IgG2 persistence</w:t>
            </w:r>
          </w:p>
        </w:tc>
        <w:tc>
          <w:tcPr>
            <w:tcW w:w="0" w:type="auto"/>
            <w:hideMark/>
          </w:tcPr>
          <w:p w14:paraId="65D9E3C6"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Highest IFN-γ and IL-2; delayed IL-10 regulation</w:t>
            </w:r>
          </w:p>
        </w:tc>
        <w:tc>
          <w:tcPr>
            <w:tcW w:w="0" w:type="auto"/>
            <w:hideMark/>
          </w:tcPr>
          <w:p w14:paraId="73041E55"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Dominant 53-residue high-propensity epitope block</w:t>
            </w:r>
          </w:p>
        </w:tc>
        <w:tc>
          <w:tcPr>
            <w:tcW w:w="0" w:type="auto"/>
            <w:hideMark/>
          </w:tcPr>
          <w:p w14:paraId="000CA94E"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Top-ranked construct with strongest magnitude, durability, and memory recall</w:t>
            </w:r>
          </w:p>
        </w:tc>
      </w:tr>
      <w:tr w:rsidR="00BE58C3" w:rsidRPr="00BE58C3" w14:paraId="6DF999F6" w14:textId="77777777" w:rsidTr="00520F8F">
        <w:tc>
          <w:tcPr>
            <w:tcW w:w="0" w:type="auto"/>
            <w:hideMark/>
          </w:tcPr>
          <w:p w14:paraId="0AAC2E09"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2</w:t>
            </w:r>
          </w:p>
        </w:tc>
        <w:tc>
          <w:tcPr>
            <w:tcW w:w="0" w:type="auto"/>
            <w:hideMark/>
          </w:tcPr>
          <w:p w14:paraId="0A6EB548" w14:textId="1154602D"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7</w:t>
            </w:r>
          </w:p>
        </w:tc>
        <w:tc>
          <w:tcPr>
            <w:tcW w:w="0" w:type="auto"/>
            <w:hideMark/>
          </w:tcPr>
          <w:p w14:paraId="542D348E"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Strong innate alert; fast antigen processing</w:t>
            </w:r>
          </w:p>
        </w:tc>
        <w:tc>
          <w:tcPr>
            <w:tcW w:w="0" w:type="auto"/>
            <w:hideMark/>
          </w:tcPr>
          <w:p w14:paraId="6545FFEA"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High IgM; sustained IgG1/IgG2 switching</w:t>
            </w:r>
          </w:p>
        </w:tc>
        <w:tc>
          <w:tcPr>
            <w:tcW w:w="0" w:type="auto"/>
            <w:hideMark/>
          </w:tcPr>
          <w:p w14:paraId="4977B1BD"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Strong Th1 bias; balanced regulation</w:t>
            </w:r>
          </w:p>
        </w:tc>
        <w:tc>
          <w:tcPr>
            <w:tcW w:w="0" w:type="auto"/>
            <w:hideMark/>
          </w:tcPr>
          <w:p w14:paraId="0FEA718F"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Dense epitope hotspots</w:t>
            </w:r>
          </w:p>
        </w:tc>
        <w:tc>
          <w:tcPr>
            <w:tcW w:w="0" w:type="auto"/>
            <w:hideMark/>
          </w:tcPr>
          <w:p w14:paraId="301342E2"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Highly immunogenic with balanced humoral and cellular responses</w:t>
            </w:r>
          </w:p>
        </w:tc>
      </w:tr>
      <w:tr w:rsidR="00BE58C3" w:rsidRPr="00BE58C3" w14:paraId="540A4625" w14:textId="77777777" w:rsidTr="00520F8F">
        <w:tc>
          <w:tcPr>
            <w:tcW w:w="0" w:type="auto"/>
            <w:hideMark/>
          </w:tcPr>
          <w:p w14:paraId="1B94659C"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3</w:t>
            </w:r>
          </w:p>
        </w:tc>
        <w:tc>
          <w:tcPr>
            <w:tcW w:w="0" w:type="auto"/>
            <w:hideMark/>
          </w:tcPr>
          <w:p w14:paraId="270AD33C" w14:textId="5A360AC9"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10</w:t>
            </w:r>
          </w:p>
        </w:tc>
        <w:tc>
          <w:tcPr>
            <w:tcW w:w="0" w:type="auto"/>
            <w:hideMark/>
          </w:tcPr>
          <w:p w14:paraId="65567C29"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High innate activation; stable antigen presentation</w:t>
            </w:r>
          </w:p>
        </w:tc>
        <w:tc>
          <w:tcPr>
            <w:tcW w:w="0" w:type="auto"/>
            <w:hideMark/>
          </w:tcPr>
          <w:p w14:paraId="41E62928"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Efficient IgG class switching; durable IgG2 tail</w:t>
            </w:r>
          </w:p>
        </w:tc>
        <w:tc>
          <w:tcPr>
            <w:tcW w:w="0" w:type="auto"/>
            <w:hideMark/>
          </w:tcPr>
          <w:p w14:paraId="35C5AB77"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Strong IFN-γ and IL-2 peaks</w:t>
            </w:r>
          </w:p>
        </w:tc>
        <w:tc>
          <w:tcPr>
            <w:tcW w:w="0" w:type="auto"/>
            <w:hideMark/>
          </w:tcPr>
          <w:p w14:paraId="7B4FB617"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Multiple extended epitope regions</w:t>
            </w:r>
          </w:p>
        </w:tc>
        <w:tc>
          <w:tcPr>
            <w:tcW w:w="0" w:type="auto"/>
            <w:hideMark/>
          </w:tcPr>
          <w:p w14:paraId="3C098399"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Robust single-dose and booster recall performer</w:t>
            </w:r>
          </w:p>
        </w:tc>
      </w:tr>
      <w:tr w:rsidR="00BE58C3" w:rsidRPr="00BE58C3" w14:paraId="1A346FDA" w14:textId="77777777" w:rsidTr="00520F8F">
        <w:tc>
          <w:tcPr>
            <w:tcW w:w="0" w:type="auto"/>
            <w:hideMark/>
          </w:tcPr>
          <w:p w14:paraId="2931D0CF"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4</w:t>
            </w:r>
          </w:p>
        </w:tc>
        <w:tc>
          <w:tcPr>
            <w:tcW w:w="0" w:type="auto"/>
            <w:hideMark/>
          </w:tcPr>
          <w:p w14:paraId="77246718" w14:textId="0C3B66A5"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15</w:t>
            </w:r>
          </w:p>
        </w:tc>
        <w:tc>
          <w:tcPr>
            <w:tcW w:w="0" w:type="auto"/>
            <w:hideMark/>
          </w:tcPr>
          <w:p w14:paraId="4A93F203"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Moderate–high innate peak</w:t>
            </w:r>
          </w:p>
        </w:tc>
        <w:tc>
          <w:tcPr>
            <w:tcW w:w="0" w:type="auto"/>
            <w:hideMark/>
          </w:tcPr>
          <w:p w14:paraId="28B84551"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Strong IgM and IgG switching</w:t>
            </w:r>
          </w:p>
        </w:tc>
        <w:tc>
          <w:tcPr>
            <w:tcW w:w="0" w:type="auto"/>
            <w:hideMark/>
          </w:tcPr>
          <w:p w14:paraId="4048014D"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Solid Th1 cytokine induction</w:t>
            </w:r>
          </w:p>
        </w:tc>
        <w:tc>
          <w:tcPr>
            <w:tcW w:w="0" w:type="auto"/>
            <w:hideMark/>
          </w:tcPr>
          <w:p w14:paraId="2566CEC0"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Good epitope accessibility</w:t>
            </w:r>
          </w:p>
        </w:tc>
        <w:tc>
          <w:tcPr>
            <w:tcW w:w="0" w:type="auto"/>
            <w:hideMark/>
          </w:tcPr>
          <w:p w14:paraId="7416652D"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Reliable adaptive immunity with moderate durability</w:t>
            </w:r>
          </w:p>
        </w:tc>
      </w:tr>
      <w:tr w:rsidR="00BE58C3" w:rsidRPr="00BE58C3" w14:paraId="2EAC2837" w14:textId="77777777" w:rsidTr="00520F8F">
        <w:tc>
          <w:tcPr>
            <w:tcW w:w="0" w:type="auto"/>
            <w:hideMark/>
          </w:tcPr>
          <w:p w14:paraId="68B3C573"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5</w:t>
            </w:r>
          </w:p>
        </w:tc>
        <w:tc>
          <w:tcPr>
            <w:tcW w:w="0" w:type="auto"/>
            <w:hideMark/>
          </w:tcPr>
          <w:p w14:paraId="53AAC303" w14:textId="1832E2BF"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8</w:t>
            </w:r>
          </w:p>
        </w:tc>
        <w:tc>
          <w:tcPr>
            <w:tcW w:w="0" w:type="auto"/>
            <w:hideMark/>
          </w:tcPr>
          <w:p w14:paraId="59083C0E"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Moderate innate response</w:t>
            </w:r>
          </w:p>
        </w:tc>
        <w:tc>
          <w:tcPr>
            <w:tcW w:w="0" w:type="auto"/>
            <w:hideMark/>
          </w:tcPr>
          <w:p w14:paraId="2BF4C97E"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Effective IgG1/IgG2 switching</w:t>
            </w:r>
          </w:p>
        </w:tc>
        <w:tc>
          <w:tcPr>
            <w:tcW w:w="0" w:type="auto"/>
            <w:hideMark/>
          </w:tcPr>
          <w:p w14:paraId="68E2A988"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Sustained IL-2; moderate IFN-γ</w:t>
            </w:r>
          </w:p>
        </w:tc>
        <w:tc>
          <w:tcPr>
            <w:tcW w:w="0" w:type="auto"/>
            <w:hideMark/>
          </w:tcPr>
          <w:p w14:paraId="5A8EC08A"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Short but valid epitopes</w:t>
            </w:r>
          </w:p>
        </w:tc>
        <w:tc>
          <w:tcPr>
            <w:tcW w:w="0" w:type="auto"/>
            <w:hideMark/>
          </w:tcPr>
          <w:p w14:paraId="317D4AD2"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Consistent immune activation with acceptable balance</w:t>
            </w:r>
          </w:p>
        </w:tc>
      </w:tr>
      <w:tr w:rsidR="00BE58C3" w:rsidRPr="00BE58C3" w14:paraId="1119AB54" w14:textId="77777777" w:rsidTr="00520F8F">
        <w:tc>
          <w:tcPr>
            <w:tcW w:w="0" w:type="auto"/>
            <w:hideMark/>
          </w:tcPr>
          <w:p w14:paraId="1D8F9C3A"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6</w:t>
            </w:r>
          </w:p>
        </w:tc>
        <w:tc>
          <w:tcPr>
            <w:tcW w:w="0" w:type="auto"/>
            <w:hideMark/>
          </w:tcPr>
          <w:p w14:paraId="2969132C" w14:textId="4E8B3985"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14</w:t>
            </w:r>
          </w:p>
        </w:tc>
        <w:tc>
          <w:tcPr>
            <w:tcW w:w="0" w:type="auto"/>
            <w:hideMark/>
          </w:tcPr>
          <w:p w14:paraId="3F113801"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Moderate innate alert; slower processing</w:t>
            </w:r>
          </w:p>
        </w:tc>
        <w:tc>
          <w:tcPr>
            <w:tcW w:w="0" w:type="auto"/>
            <w:hideMark/>
          </w:tcPr>
          <w:p w14:paraId="129E60F9"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Moderate IgG persistence</w:t>
            </w:r>
          </w:p>
        </w:tc>
        <w:tc>
          <w:tcPr>
            <w:tcW w:w="0" w:type="auto"/>
            <w:hideMark/>
          </w:tcPr>
          <w:p w14:paraId="60FAE56E"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Stable Th1 profile</w:t>
            </w:r>
          </w:p>
        </w:tc>
        <w:tc>
          <w:tcPr>
            <w:tcW w:w="0" w:type="auto"/>
            <w:hideMark/>
          </w:tcPr>
          <w:p w14:paraId="144096EA"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Valid epitopes with mixed binding</w:t>
            </w:r>
          </w:p>
        </w:tc>
        <w:tc>
          <w:tcPr>
            <w:tcW w:w="0" w:type="auto"/>
            <w:hideMark/>
          </w:tcPr>
          <w:p w14:paraId="0CEA3C58"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Functional but lower peak magnitude</w:t>
            </w:r>
          </w:p>
        </w:tc>
      </w:tr>
      <w:tr w:rsidR="00BE58C3" w:rsidRPr="00BE58C3" w14:paraId="6BE6EC3D" w14:textId="77777777" w:rsidTr="00520F8F">
        <w:tc>
          <w:tcPr>
            <w:tcW w:w="0" w:type="auto"/>
            <w:hideMark/>
          </w:tcPr>
          <w:p w14:paraId="20CE6133"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7</w:t>
            </w:r>
          </w:p>
        </w:tc>
        <w:tc>
          <w:tcPr>
            <w:tcW w:w="0" w:type="auto"/>
            <w:hideMark/>
          </w:tcPr>
          <w:p w14:paraId="2873B766" w14:textId="4F9A32FF"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5</w:t>
            </w:r>
          </w:p>
        </w:tc>
        <w:tc>
          <w:tcPr>
            <w:tcW w:w="0" w:type="auto"/>
            <w:hideMark/>
          </w:tcPr>
          <w:p w14:paraId="7A4F7DAC"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Moderate innate activation</w:t>
            </w:r>
          </w:p>
        </w:tc>
        <w:tc>
          <w:tcPr>
            <w:tcW w:w="0" w:type="auto"/>
            <w:hideMark/>
          </w:tcPr>
          <w:p w14:paraId="56952379"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Effective switching; earlier contraction</w:t>
            </w:r>
          </w:p>
        </w:tc>
        <w:tc>
          <w:tcPr>
            <w:tcW w:w="0" w:type="auto"/>
            <w:hideMark/>
          </w:tcPr>
          <w:p w14:paraId="327EB9B1"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Early IL-10 regulation</w:t>
            </w:r>
          </w:p>
        </w:tc>
        <w:tc>
          <w:tcPr>
            <w:tcW w:w="0" w:type="auto"/>
            <w:hideMark/>
          </w:tcPr>
          <w:p w14:paraId="42A681E2"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Distinct 22-aa epitope</w:t>
            </w:r>
          </w:p>
        </w:tc>
        <w:tc>
          <w:tcPr>
            <w:tcW w:w="0" w:type="auto"/>
            <w:hideMark/>
          </w:tcPr>
          <w:p w14:paraId="08D198FE"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Good specificity but limited durability</w:t>
            </w:r>
          </w:p>
        </w:tc>
      </w:tr>
      <w:tr w:rsidR="00BE58C3" w:rsidRPr="00BE58C3" w14:paraId="49B1B6EA" w14:textId="77777777" w:rsidTr="00520F8F">
        <w:tc>
          <w:tcPr>
            <w:tcW w:w="0" w:type="auto"/>
            <w:hideMark/>
          </w:tcPr>
          <w:p w14:paraId="1501C132"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8</w:t>
            </w:r>
          </w:p>
        </w:tc>
        <w:tc>
          <w:tcPr>
            <w:tcW w:w="0" w:type="auto"/>
            <w:hideMark/>
          </w:tcPr>
          <w:p w14:paraId="7F5D5754" w14:textId="350FF71D"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6</w:t>
            </w:r>
          </w:p>
        </w:tc>
        <w:tc>
          <w:tcPr>
            <w:tcW w:w="0" w:type="auto"/>
            <w:hideMark/>
          </w:tcPr>
          <w:p w14:paraId="3AEC2C40"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Moderate innate response</w:t>
            </w:r>
          </w:p>
        </w:tc>
        <w:tc>
          <w:tcPr>
            <w:tcW w:w="0" w:type="auto"/>
            <w:hideMark/>
          </w:tcPr>
          <w:p w14:paraId="116A5B1C"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Moderate IgG1 peak; weak IgG2 tail</w:t>
            </w:r>
          </w:p>
        </w:tc>
        <w:tc>
          <w:tcPr>
            <w:tcW w:w="0" w:type="auto"/>
            <w:hideMark/>
          </w:tcPr>
          <w:p w14:paraId="3835FC11"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Controlled Th1 bias</w:t>
            </w:r>
          </w:p>
        </w:tc>
        <w:tc>
          <w:tcPr>
            <w:tcW w:w="0" w:type="auto"/>
            <w:hideMark/>
          </w:tcPr>
          <w:p w14:paraId="0A13E92D"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Distinct 22-aa epitope</w:t>
            </w:r>
          </w:p>
        </w:tc>
        <w:tc>
          <w:tcPr>
            <w:tcW w:w="0" w:type="auto"/>
            <w:hideMark/>
          </w:tcPr>
          <w:p w14:paraId="38E52463"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Specific but reduced long-term persistence</w:t>
            </w:r>
          </w:p>
        </w:tc>
      </w:tr>
      <w:tr w:rsidR="00BE58C3" w:rsidRPr="00BE58C3" w14:paraId="6D8CA407" w14:textId="77777777" w:rsidTr="00520F8F">
        <w:tc>
          <w:tcPr>
            <w:tcW w:w="0" w:type="auto"/>
            <w:hideMark/>
          </w:tcPr>
          <w:p w14:paraId="41C31DC1"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9</w:t>
            </w:r>
          </w:p>
        </w:tc>
        <w:tc>
          <w:tcPr>
            <w:tcW w:w="0" w:type="auto"/>
            <w:hideMark/>
          </w:tcPr>
          <w:p w14:paraId="75593A6B" w14:textId="3AF7BE8C"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16</w:t>
            </w:r>
          </w:p>
        </w:tc>
        <w:tc>
          <w:tcPr>
            <w:tcW w:w="0" w:type="auto"/>
            <w:hideMark/>
          </w:tcPr>
          <w:p w14:paraId="7B231BBF"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Lower innate peak</w:t>
            </w:r>
          </w:p>
        </w:tc>
        <w:tc>
          <w:tcPr>
            <w:tcW w:w="0" w:type="auto"/>
            <w:hideMark/>
          </w:tcPr>
          <w:p w14:paraId="0CEC586A"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Stable but modest humoral response</w:t>
            </w:r>
          </w:p>
        </w:tc>
        <w:tc>
          <w:tcPr>
            <w:tcW w:w="0" w:type="auto"/>
            <w:hideMark/>
          </w:tcPr>
          <w:p w14:paraId="62088EE2"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Acceptable cytokine balance</w:t>
            </w:r>
          </w:p>
        </w:tc>
        <w:tc>
          <w:tcPr>
            <w:tcW w:w="0" w:type="auto"/>
            <w:hideMark/>
          </w:tcPr>
          <w:p w14:paraId="7D5E4CAA"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Confirmed epitope exposure</w:t>
            </w:r>
          </w:p>
        </w:tc>
        <w:tc>
          <w:tcPr>
            <w:tcW w:w="0" w:type="auto"/>
            <w:hideMark/>
          </w:tcPr>
          <w:p w14:paraId="25B00A6C"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Functional priming with lower amplitude</w:t>
            </w:r>
          </w:p>
        </w:tc>
      </w:tr>
      <w:tr w:rsidR="00BE58C3" w:rsidRPr="00BE58C3" w14:paraId="58590287" w14:textId="77777777" w:rsidTr="00520F8F">
        <w:tc>
          <w:tcPr>
            <w:tcW w:w="0" w:type="auto"/>
            <w:hideMark/>
          </w:tcPr>
          <w:p w14:paraId="477D95BB"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10</w:t>
            </w:r>
          </w:p>
        </w:tc>
        <w:tc>
          <w:tcPr>
            <w:tcW w:w="0" w:type="auto"/>
            <w:hideMark/>
          </w:tcPr>
          <w:p w14:paraId="37E60412" w14:textId="6EFC35FE" w:rsidR="00BE58C3" w:rsidRPr="00BE58C3" w:rsidRDefault="008354EB"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BE58C3" w:rsidRPr="00BE58C3">
              <w:rPr>
                <w:rFonts w:eastAsia="Times New Roman" w:cs="Times New Roman"/>
                <w:kern w:val="0"/>
                <w:sz w:val="12"/>
                <w:szCs w:val="12"/>
                <w14:ligatures w14:val="none"/>
              </w:rPr>
              <w:t>12</w:t>
            </w:r>
          </w:p>
        </w:tc>
        <w:tc>
          <w:tcPr>
            <w:tcW w:w="0" w:type="auto"/>
            <w:hideMark/>
          </w:tcPr>
          <w:p w14:paraId="0E36F7EA"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Slow and weak innate activation</w:t>
            </w:r>
          </w:p>
        </w:tc>
        <w:tc>
          <w:tcPr>
            <w:tcW w:w="0" w:type="auto"/>
            <w:hideMark/>
          </w:tcPr>
          <w:p w14:paraId="6DD18985"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Limited IgG durability</w:t>
            </w:r>
          </w:p>
        </w:tc>
        <w:tc>
          <w:tcPr>
            <w:tcW w:w="0" w:type="auto"/>
            <w:hideMark/>
          </w:tcPr>
          <w:p w14:paraId="1A95B864"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Moderate IFN-γ; mixed binding signals</w:t>
            </w:r>
          </w:p>
        </w:tc>
        <w:tc>
          <w:tcPr>
            <w:tcW w:w="0" w:type="auto"/>
            <w:hideMark/>
          </w:tcPr>
          <w:p w14:paraId="7CCF9E94"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Inconsistent epitope binding</w:t>
            </w:r>
          </w:p>
        </w:tc>
        <w:tc>
          <w:tcPr>
            <w:tcW w:w="0" w:type="auto"/>
            <w:hideMark/>
          </w:tcPr>
          <w:p w14:paraId="44039431" w14:textId="77777777" w:rsidR="00BE58C3" w:rsidRPr="00BE58C3" w:rsidRDefault="00BE58C3" w:rsidP="00BE58C3">
            <w:pPr>
              <w:jc w:val="both"/>
              <w:rPr>
                <w:rFonts w:eastAsia="Times New Roman" w:cs="Times New Roman"/>
                <w:kern w:val="0"/>
                <w:sz w:val="12"/>
                <w:szCs w:val="12"/>
                <w14:ligatures w14:val="none"/>
              </w:rPr>
            </w:pPr>
            <w:r w:rsidRPr="00BE58C3">
              <w:rPr>
                <w:rFonts w:eastAsia="Times New Roman" w:cs="Times New Roman"/>
                <w:kern w:val="0"/>
                <w:sz w:val="12"/>
                <w:szCs w:val="12"/>
                <w14:ligatures w14:val="none"/>
              </w:rPr>
              <w:t>Lowest among top ten but retains immune priming capacity</w:t>
            </w:r>
          </w:p>
        </w:tc>
      </w:tr>
      <w:tr w:rsidR="00E8220F" w:rsidRPr="00BE58C3" w14:paraId="770BD5CE" w14:textId="77777777" w:rsidTr="00520F8F">
        <w:tc>
          <w:tcPr>
            <w:tcW w:w="0" w:type="auto"/>
          </w:tcPr>
          <w:p w14:paraId="258E9F59" w14:textId="1AA6C859" w:rsidR="00E8220F" w:rsidRPr="00BE58C3" w:rsidRDefault="00E8220F"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11</w:t>
            </w:r>
          </w:p>
        </w:tc>
        <w:tc>
          <w:tcPr>
            <w:tcW w:w="0" w:type="auto"/>
          </w:tcPr>
          <w:p w14:paraId="6B83DB0B" w14:textId="7E7DD0E3" w:rsidR="00E8220F" w:rsidRPr="00BE58C3" w:rsidRDefault="00E8220F"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 xml:space="preserve">Negative </w:t>
            </w:r>
          </w:p>
        </w:tc>
        <w:tc>
          <w:tcPr>
            <w:tcW w:w="0" w:type="auto"/>
          </w:tcPr>
          <w:p w14:paraId="3C771A4D" w14:textId="0A4DD37B" w:rsidR="00E8220F" w:rsidRPr="00BE58C3" w:rsidRDefault="00F07CF3"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Slower and weaker</w:t>
            </w:r>
          </w:p>
        </w:tc>
        <w:tc>
          <w:tcPr>
            <w:tcW w:w="0" w:type="auto"/>
          </w:tcPr>
          <w:p w14:paraId="4038C5A1" w14:textId="6E1018D5" w:rsidR="00E8220F" w:rsidRPr="00BE58C3" w:rsidRDefault="00F07CF3"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Very limited</w:t>
            </w:r>
          </w:p>
        </w:tc>
        <w:tc>
          <w:tcPr>
            <w:tcW w:w="0" w:type="auto"/>
          </w:tcPr>
          <w:p w14:paraId="5D027A2B" w14:textId="2122961D" w:rsidR="00E8220F" w:rsidRPr="00BE58C3" w:rsidRDefault="00F07CF3"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 xml:space="preserve">Weak </w:t>
            </w:r>
          </w:p>
        </w:tc>
        <w:tc>
          <w:tcPr>
            <w:tcW w:w="0" w:type="auto"/>
          </w:tcPr>
          <w:p w14:paraId="4315A4CE" w14:textId="4625A149" w:rsidR="00E8220F" w:rsidRPr="00BE58C3" w:rsidRDefault="00F07CF3"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 xml:space="preserve">Inconsistent </w:t>
            </w:r>
          </w:p>
        </w:tc>
        <w:tc>
          <w:tcPr>
            <w:tcW w:w="0" w:type="auto"/>
          </w:tcPr>
          <w:p w14:paraId="30603CDE" w14:textId="699503B8" w:rsidR="00E8220F" w:rsidRPr="00BE58C3" w:rsidRDefault="00F07CF3" w:rsidP="00BE58C3">
            <w:pPr>
              <w:jc w:val="both"/>
              <w:rPr>
                <w:rFonts w:eastAsia="Times New Roman" w:cs="Times New Roman"/>
                <w:kern w:val="0"/>
                <w:sz w:val="12"/>
                <w:szCs w:val="12"/>
                <w14:ligatures w14:val="none"/>
              </w:rPr>
            </w:pPr>
            <w:r>
              <w:rPr>
                <w:rFonts w:eastAsia="Times New Roman" w:cs="Times New Roman"/>
                <w:kern w:val="0"/>
                <w:sz w:val="12"/>
                <w:szCs w:val="12"/>
                <w14:ligatures w14:val="none"/>
              </w:rPr>
              <w:t xml:space="preserve">Lowest among all </w:t>
            </w:r>
          </w:p>
        </w:tc>
      </w:tr>
    </w:tbl>
    <w:p w14:paraId="69C2D001" w14:textId="77777777" w:rsidR="00BE58C3" w:rsidRPr="00BE58C3" w:rsidRDefault="00BE58C3" w:rsidP="00BE58C3">
      <w:pPr>
        <w:spacing w:after="0" w:line="240" w:lineRule="auto"/>
        <w:jc w:val="both"/>
        <w:rPr>
          <w:rFonts w:eastAsia="Times New Roman" w:cs="Times New Roman"/>
          <w:kern w:val="0"/>
          <w14:ligatures w14:val="none"/>
        </w:rPr>
      </w:pPr>
    </w:p>
    <w:p w14:paraId="617AA126" w14:textId="77777777" w:rsidR="00BE58C3" w:rsidRDefault="00BE58C3" w:rsidP="00BE58C3"/>
    <w:p w14:paraId="7941364D" w14:textId="77777777" w:rsidR="00626554" w:rsidRDefault="00626554" w:rsidP="00BE58C3"/>
    <w:p w14:paraId="3999A2F5" w14:textId="77777777" w:rsidR="00626554" w:rsidRDefault="00626554" w:rsidP="00BE58C3"/>
    <w:p w14:paraId="5CE54556" w14:textId="77777777" w:rsidR="00626554" w:rsidRDefault="00626554" w:rsidP="00BE58C3"/>
    <w:p w14:paraId="767415E4" w14:textId="77777777" w:rsidR="00626554" w:rsidRDefault="00626554" w:rsidP="00BE58C3"/>
    <w:p w14:paraId="589A5EDC" w14:textId="77777777" w:rsidR="00626554" w:rsidRDefault="00626554" w:rsidP="00BE58C3"/>
    <w:p w14:paraId="749F4C4A" w14:textId="77777777" w:rsidR="00626554" w:rsidRDefault="00626554" w:rsidP="00BE58C3"/>
    <w:p w14:paraId="66A581F2" w14:textId="77777777" w:rsidR="00626554" w:rsidRDefault="00626554" w:rsidP="00BE58C3"/>
    <w:p w14:paraId="2B6F07E6" w14:textId="733C17ED" w:rsidR="00DF5CA0" w:rsidRPr="005F7129" w:rsidRDefault="00DF5CA0" w:rsidP="00D47EDE">
      <w:pPr>
        <w:rPr>
          <w:sz w:val="16"/>
          <w:szCs w:val="16"/>
        </w:rPr>
      </w:pPr>
      <w:r w:rsidRPr="005F7129">
        <w:rPr>
          <w:sz w:val="16"/>
          <w:szCs w:val="16"/>
        </w:rPr>
        <w:t xml:space="preserve">Table </w:t>
      </w:r>
      <w:r w:rsidR="00D47EDE" w:rsidRPr="005F7129">
        <w:rPr>
          <w:sz w:val="16"/>
          <w:szCs w:val="16"/>
        </w:rPr>
        <w:t>S</w:t>
      </w:r>
      <w:r w:rsidR="00BC68A7" w:rsidRPr="005F7129">
        <w:rPr>
          <w:sz w:val="16"/>
          <w:szCs w:val="16"/>
        </w:rPr>
        <w:fldChar w:fldCharType="begin"/>
      </w:r>
      <w:r w:rsidR="00BC68A7" w:rsidRPr="005F7129">
        <w:rPr>
          <w:sz w:val="16"/>
          <w:szCs w:val="16"/>
        </w:rPr>
        <w:instrText xml:space="preserve"> SEQ Table \* ARABIC </w:instrText>
      </w:r>
      <w:r w:rsidR="00BC68A7" w:rsidRPr="005F7129">
        <w:rPr>
          <w:sz w:val="16"/>
          <w:szCs w:val="16"/>
        </w:rPr>
        <w:fldChar w:fldCharType="separate"/>
      </w:r>
      <w:r w:rsidR="00212D30">
        <w:rPr>
          <w:noProof/>
          <w:sz w:val="16"/>
          <w:szCs w:val="16"/>
        </w:rPr>
        <w:t>11</w:t>
      </w:r>
      <w:r w:rsidR="00BC68A7" w:rsidRPr="005F7129">
        <w:rPr>
          <w:noProof/>
          <w:sz w:val="16"/>
          <w:szCs w:val="16"/>
        </w:rPr>
        <w:fldChar w:fldCharType="end"/>
      </w:r>
      <w:r w:rsidRPr="005F7129">
        <w:rPr>
          <w:sz w:val="16"/>
          <w:szCs w:val="16"/>
        </w:rPr>
        <w:t>:</w:t>
      </w:r>
      <w:r w:rsidR="00D47EDE" w:rsidRPr="005F7129">
        <w:rPr>
          <w:rFonts w:asciiTheme="majorBidi" w:hAnsiTheme="majorBidi" w:cstheme="majorBidi"/>
          <w:sz w:val="16"/>
          <w:szCs w:val="16"/>
        </w:rPr>
        <w:t xml:space="preserve"> </w:t>
      </w:r>
      <w:r w:rsidR="00D47EDE" w:rsidRPr="005F7129">
        <w:rPr>
          <w:sz w:val="16"/>
          <w:szCs w:val="16"/>
        </w:rPr>
        <w:t>Scores derived from relative peak magnitude, persistence, and kinetic quality across immune dimensions.</w:t>
      </w:r>
    </w:p>
    <w:tbl>
      <w:tblPr>
        <w:tblStyle w:val="TableGrid1"/>
        <w:tblW w:w="0" w:type="auto"/>
        <w:tblInd w:w="85" w:type="dxa"/>
        <w:tblLook w:val="04A0" w:firstRow="1" w:lastRow="0" w:firstColumn="1" w:lastColumn="0" w:noHBand="0" w:noVBand="1"/>
      </w:tblPr>
      <w:tblGrid>
        <w:gridCol w:w="1190"/>
        <w:gridCol w:w="833"/>
        <w:gridCol w:w="1046"/>
        <w:gridCol w:w="1133"/>
        <w:gridCol w:w="1106"/>
        <w:gridCol w:w="996"/>
        <w:gridCol w:w="1140"/>
        <w:gridCol w:w="1056"/>
      </w:tblGrid>
      <w:tr w:rsidR="005D5935" w:rsidRPr="006637A5" w14:paraId="1B0D4A86" w14:textId="77777777" w:rsidTr="00212D30">
        <w:tc>
          <w:tcPr>
            <w:tcW w:w="1190" w:type="dxa"/>
            <w:hideMark/>
          </w:tcPr>
          <w:p w14:paraId="2E86F6E5"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Rank</w:t>
            </w:r>
          </w:p>
        </w:tc>
        <w:tc>
          <w:tcPr>
            <w:tcW w:w="0" w:type="auto"/>
            <w:hideMark/>
          </w:tcPr>
          <w:p w14:paraId="0ABA84F3" w14:textId="731B8819"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p>
        </w:tc>
        <w:tc>
          <w:tcPr>
            <w:tcW w:w="0" w:type="auto"/>
            <w:hideMark/>
          </w:tcPr>
          <w:p w14:paraId="308B20A1" w14:textId="77777777" w:rsidR="005D5935" w:rsidRPr="006637A5" w:rsidRDefault="005D5935" w:rsidP="006637A5">
            <w:pPr>
              <w:spacing w:after="160" w:line="259" w:lineRule="auto"/>
              <w:rPr>
                <w:rFonts w:asciiTheme="majorBidi" w:hAnsiTheme="majorBidi" w:cstheme="majorBidi"/>
                <w:sz w:val="12"/>
                <w:szCs w:val="12"/>
              </w:rPr>
            </w:pPr>
            <w:r w:rsidRPr="006637A5">
              <w:rPr>
                <w:rFonts w:asciiTheme="majorBidi" w:hAnsiTheme="majorBidi" w:cstheme="majorBidi"/>
                <w:sz w:val="12"/>
                <w:szCs w:val="12"/>
              </w:rPr>
              <w:t>Innate Activation</w:t>
            </w:r>
          </w:p>
        </w:tc>
        <w:tc>
          <w:tcPr>
            <w:tcW w:w="0" w:type="auto"/>
            <w:hideMark/>
          </w:tcPr>
          <w:p w14:paraId="646F811D" w14:textId="77777777" w:rsidR="005D5935" w:rsidRPr="006637A5" w:rsidRDefault="005D5935" w:rsidP="006637A5">
            <w:pPr>
              <w:spacing w:after="160" w:line="259" w:lineRule="auto"/>
              <w:rPr>
                <w:rFonts w:asciiTheme="majorBidi" w:hAnsiTheme="majorBidi" w:cstheme="majorBidi"/>
                <w:sz w:val="12"/>
                <w:szCs w:val="12"/>
              </w:rPr>
            </w:pPr>
            <w:r w:rsidRPr="006637A5">
              <w:rPr>
                <w:rFonts w:asciiTheme="majorBidi" w:hAnsiTheme="majorBidi" w:cstheme="majorBidi"/>
                <w:sz w:val="12"/>
                <w:szCs w:val="12"/>
              </w:rPr>
              <w:t>Humoral Response</w:t>
            </w:r>
          </w:p>
        </w:tc>
        <w:tc>
          <w:tcPr>
            <w:tcW w:w="0" w:type="auto"/>
            <w:hideMark/>
          </w:tcPr>
          <w:p w14:paraId="24B915B5" w14:textId="77777777" w:rsidR="005D5935" w:rsidRPr="006637A5" w:rsidRDefault="005D5935" w:rsidP="006637A5">
            <w:pPr>
              <w:spacing w:after="160" w:line="259" w:lineRule="auto"/>
              <w:rPr>
                <w:rFonts w:asciiTheme="majorBidi" w:hAnsiTheme="majorBidi" w:cstheme="majorBidi"/>
                <w:sz w:val="12"/>
                <w:szCs w:val="12"/>
              </w:rPr>
            </w:pPr>
            <w:r w:rsidRPr="006637A5">
              <w:rPr>
                <w:rFonts w:asciiTheme="majorBidi" w:hAnsiTheme="majorBidi" w:cstheme="majorBidi"/>
                <w:sz w:val="12"/>
                <w:szCs w:val="12"/>
              </w:rPr>
              <w:t>Cellular Immunity</w:t>
            </w:r>
          </w:p>
        </w:tc>
        <w:tc>
          <w:tcPr>
            <w:tcW w:w="0" w:type="auto"/>
            <w:hideMark/>
          </w:tcPr>
          <w:p w14:paraId="6B828C94" w14:textId="77777777" w:rsidR="005D5935" w:rsidRPr="006637A5" w:rsidRDefault="005D5935" w:rsidP="006637A5">
            <w:pPr>
              <w:spacing w:after="160" w:line="259" w:lineRule="auto"/>
              <w:rPr>
                <w:rFonts w:asciiTheme="majorBidi" w:hAnsiTheme="majorBidi" w:cstheme="majorBidi"/>
                <w:sz w:val="12"/>
                <w:szCs w:val="12"/>
              </w:rPr>
            </w:pPr>
            <w:r w:rsidRPr="006637A5">
              <w:rPr>
                <w:rFonts w:asciiTheme="majorBidi" w:hAnsiTheme="majorBidi" w:cstheme="majorBidi"/>
                <w:sz w:val="12"/>
                <w:szCs w:val="12"/>
              </w:rPr>
              <w:t>Epitope Quality</w:t>
            </w:r>
          </w:p>
        </w:tc>
        <w:tc>
          <w:tcPr>
            <w:tcW w:w="0" w:type="auto"/>
            <w:hideMark/>
          </w:tcPr>
          <w:p w14:paraId="0A580314" w14:textId="77777777" w:rsidR="005D5935" w:rsidRPr="006637A5" w:rsidRDefault="005D5935" w:rsidP="006637A5">
            <w:pPr>
              <w:spacing w:after="160" w:line="259" w:lineRule="auto"/>
              <w:rPr>
                <w:rFonts w:asciiTheme="majorBidi" w:hAnsiTheme="majorBidi" w:cstheme="majorBidi"/>
                <w:sz w:val="12"/>
                <w:szCs w:val="12"/>
              </w:rPr>
            </w:pPr>
            <w:r w:rsidRPr="006637A5">
              <w:rPr>
                <w:rFonts w:asciiTheme="majorBidi" w:hAnsiTheme="majorBidi" w:cstheme="majorBidi"/>
                <w:sz w:val="12"/>
                <w:szCs w:val="12"/>
              </w:rPr>
              <w:t>Immune Durability</w:t>
            </w:r>
          </w:p>
        </w:tc>
        <w:tc>
          <w:tcPr>
            <w:tcW w:w="0" w:type="auto"/>
            <w:hideMark/>
          </w:tcPr>
          <w:p w14:paraId="6D7ACCBC" w14:textId="77777777" w:rsidR="005D5935" w:rsidRPr="006637A5" w:rsidRDefault="005D5935" w:rsidP="006637A5">
            <w:pPr>
              <w:spacing w:after="160" w:line="259" w:lineRule="auto"/>
              <w:rPr>
                <w:rFonts w:asciiTheme="majorBidi" w:hAnsiTheme="majorBidi" w:cstheme="majorBidi"/>
                <w:sz w:val="12"/>
                <w:szCs w:val="12"/>
              </w:rPr>
            </w:pPr>
            <w:r w:rsidRPr="006637A5">
              <w:rPr>
                <w:rFonts w:asciiTheme="majorBidi" w:hAnsiTheme="majorBidi" w:cstheme="majorBidi"/>
                <w:sz w:val="12"/>
                <w:szCs w:val="12"/>
              </w:rPr>
              <w:t>Total</w:t>
            </w:r>
          </w:p>
        </w:tc>
      </w:tr>
      <w:tr w:rsidR="005D5935" w:rsidRPr="006637A5" w14:paraId="3D0F179C" w14:textId="77777777" w:rsidTr="00212D30">
        <w:tc>
          <w:tcPr>
            <w:tcW w:w="1190" w:type="dxa"/>
            <w:hideMark/>
          </w:tcPr>
          <w:p w14:paraId="67F0C4D4"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1</w:t>
            </w:r>
          </w:p>
        </w:tc>
        <w:tc>
          <w:tcPr>
            <w:tcW w:w="0" w:type="auto"/>
            <w:hideMark/>
          </w:tcPr>
          <w:p w14:paraId="1ABBE42A" w14:textId="18B80B67"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4</w:t>
            </w:r>
          </w:p>
        </w:tc>
        <w:tc>
          <w:tcPr>
            <w:tcW w:w="0" w:type="auto"/>
            <w:hideMark/>
          </w:tcPr>
          <w:p w14:paraId="352CEF5B"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17E75692"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20F0D0B8"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5183E6BA"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4C375D23"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02FCF351"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25</w:t>
            </w:r>
          </w:p>
        </w:tc>
      </w:tr>
      <w:tr w:rsidR="005D5935" w:rsidRPr="006637A5" w14:paraId="6067AE21" w14:textId="77777777" w:rsidTr="00212D30">
        <w:tc>
          <w:tcPr>
            <w:tcW w:w="1190" w:type="dxa"/>
            <w:hideMark/>
          </w:tcPr>
          <w:p w14:paraId="07098376"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w:t>
            </w:r>
          </w:p>
        </w:tc>
        <w:tc>
          <w:tcPr>
            <w:tcW w:w="0" w:type="auto"/>
            <w:hideMark/>
          </w:tcPr>
          <w:p w14:paraId="1304EA6F" w14:textId="2354A5DB"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7</w:t>
            </w:r>
          </w:p>
        </w:tc>
        <w:tc>
          <w:tcPr>
            <w:tcW w:w="0" w:type="auto"/>
            <w:hideMark/>
          </w:tcPr>
          <w:p w14:paraId="3EA27060"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78BDFAB9"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2B4881F8"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17AEDD30"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2A6848F7"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7DC3ECFD"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24</w:t>
            </w:r>
          </w:p>
        </w:tc>
      </w:tr>
      <w:tr w:rsidR="005D5935" w:rsidRPr="006637A5" w14:paraId="26F2EB4D" w14:textId="77777777" w:rsidTr="00212D30">
        <w:tc>
          <w:tcPr>
            <w:tcW w:w="1190" w:type="dxa"/>
            <w:hideMark/>
          </w:tcPr>
          <w:p w14:paraId="04900A86"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24F064B0" w14:textId="12D5865C"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10</w:t>
            </w:r>
          </w:p>
        </w:tc>
        <w:tc>
          <w:tcPr>
            <w:tcW w:w="0" w:type="auto"/>
            <w:hideMark/>
          </w:tcPr>
          <w:p w14:paraId="35537BA5"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5EBB3C43"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5003AF94"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3873A76B"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47EA87DE"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0B6B1AE1"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23</w:t>
            </w:r>
          </w:p>
        </w:tc>
      </w:tr>
      <w:tr w:rsidR="005D5935" w:rsidRPr="006637A5" w14:paraId="6BB28A0E" w14:textId="77777777" w:rsidTr="00212D30">
        <w:tc>
          <w:tcPr>
            <w:tcW w:w="1190" w:type="dxa"/>
            <w:hideMark/>
          </w:tcPr>
          <w:p w14:paraId="5039C057"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52949B80" w14:textId="48DEE155"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15</w:t>
            </w:r>
          </w:p>
        </w:tc>
        <w:tc>
          <w:tcPr>
            <w:tcW w:w="0" w:type="auto"/>
            <w:hideMark/>
          </w:tcPr>
          <w:p w14:paraId="2A1E6BCC"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6C1A32F8"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44224755"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72176FCD"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08290935"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2952E1F0"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20</w:t>
            </w:r>
          </w:p>
        </w:tc>
      </w:tr>
      <w:tr w:rsidR="005D5935" w:rsidRPr="006637A5" w14:paraId="55BD2DD2" w14:textId="77777777" w:rsidTr="00212D30">
        <w:tc>
          <w:tcPr>
            <w:tcW w:w="1190" w:type="dxa"/>
            <w:hideMark/>
          </w:tcPr>
          <w:p w14:paraId="3B671B12"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5</w:t>
            </w:r>
          </w:p>
        </w:tc>
        <w:tc>
          <w:tcPr>
            <w:tcW w:w="0" w:type="auto"/>
            <w:hideMark/>
          </w:tcPr>
          <w:p w14:paraId="7D864F3C" w14:textId="62DA8FB8"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8</w:t>
            </w:r>
          </w:p>
        </w:tc>
        <w:tc>
          <w:tcPr>
            <w:tcW w:w="0" w:type="auto"/>
            <w:hideMark/>
          </w:tcPr>
          <w:p w14:paraId="249ABEDD"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5F98E6BF"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07D90BA6"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2CA0A61D"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2A1172F7"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7A742BB1"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18</w:t>
            </w:r>
          </w:p>
        </w:tc>
      </w:tr>
      <w:tr w:rsidR="005D5935" w:rsidRPr="006637A5" w14:paraId="0D1390E8" w14:textId="77777777" w:rsidTr="00212D30">
        <w:tc>
          <w:tcPr>
            <w:tcW w:w="1190" w:type="dxa"/>
            <w:hideMark/>
          </w:tcPr>
          <w:p w14:paraId="5593A954"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6</w:t>
            </w:r>
          </w:p>
        </w:tc>
        <w:tc>
          <w:tcPr>
            <w:tcW w:w="0" w:type="auto"/>
            <w:hideMark/>
          </w:tcPr>
          <w:p w14:paraId="1CD3E5C4" w14:textId="247B7DB2"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14</w:t>
            </w:r>
          </w:p>
        </w:tc>
        <w:tc>
          <w:tcPr>
            <w:tcW w:w="0" w:type="auto"/>
            <w:hideMark/>
          </w:tcPr>
          <w:p w14:paraId="08225969"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28CCD661"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55491AC8"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709558CC"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2C7C8AC3"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40E43009"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17</w:t>
            </w:r>
          </w:p>
        </w:tc>
      </w:tr>
      <w:tr w:rsidR="005D5935" w:rsidRPr="006637A5" w14:paraId="466AD207" w14:textId="77777777" w:rsidTr="00212D30">
        <w:tc>
          <w:tcPr>
            <w:tcW w:w="1190" w:type="dxa"/>
            <w:hideMark/>
          </w:tcPr>
          <w:p w14:paraId="42AABA45"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7</w:t>
            </w:r>
          </w:p>
        </w:tc>
        <w:tc>
          <w:tcPr>
            <w:tcW w:w="0" w:type="auto"/>
            <w:hideMark/>
          </w:tcPr>
          <w:p w14:paraId="2AB8C66E" w14:textId="6542ABB6"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5</w:t>
            </w:r>
          </w:p>
        </w:tc>
        <w:tc>
          <w:tcPr>
            <w:tcW w:w="0" w:type="auto"/>
            <w:hideMark/>
          </w:tcPr>
          <w:p w14:paraId="0DA129E1"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7AD04DE3"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4</w:t>
            </w:r>
          </w:p>
        </w:tc>
        <w:tc>
          <w:tcPr>
            <w:tcW w:w="0" w:type="auto"/>
            <w:hideMark/>
          </w:tcPr>
          <w:p w14:paraId="244903AA"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201E5086"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4603EE42"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1FD8420E"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16</w:t>
            </w:r>
          </w:p>
        </w:tc>
      </w:tr>
      <w:tr w:rsidR="005D5935" w:rsidRPr="006637A5" w14:paraId="5D382BF9" w14:textId="77777777" w:rsidTr="00212D30">
        <w:tc>
          <w:tcPr>
            <w:tcW w:w="1190" w:type="dxa"/>
            <w:hideMark/>
          </w:tcPr>
          <w:p w14:paraId="0B082033"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8</w:t>
            </w:r>
          </w:p>
        </w:tc>
        <w:tc>
          <w:tcPr>
            <w:tcW w:w="0" w:type="auto"/>
            <w:hideMark/>
          </w:tcPr>
          <w:p w14:paraId="51C80D35" w14:textId="3FCD2272"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16</w:t>
            </w:r>
          </w:p>
        </w:tc>
        <w:tc>
          <w:tcPr>
            <w:tcW w:w="0" w:type="auto"/>
            <w:hideMark/>
          </w:tcPr>
          <w:p w14:paraId="02AF8B71"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238511B8"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43058501"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45CC5AF1"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4BC9B8C0"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14C1787E"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15</w:t>
            </w:r>
          </w:p>
        </w:tc>
      </w:tr>
      <w:tr w:rsidR="005D5935" w:rsidRPr="006637A5" w14:paraId="4D91D8D8" w14:textId="77777777" w:rsidTr="00212D30">
        <w:tc>
          <w:tcPr>
            <w:tcW w:w="1190" w:type="dxa"/>
            <w:hideMark/>
          </w:tcPr>
          <w:p w14:paraId="4EFBE41F"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9</w:t>
            </w:r>
          </w:p>
        </w:tc>
        <w:tc>
          <w:tcPr>
            <w:tcW w:w="0" w:type="auto"/>
            <w:hideMark/>
          </w:tcPr>
          <w:p w14:paraId="306B4BFC" w14:textId="500A03BB"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1</w:t>
            </w:r>
          </w:p>
        </w:tc>
        <w:tc>
          <w:tcPr>
            <w:tcW w:w="0" w:type="auto"/>
            <w:hideMark/>
          </w:tcPr>
          <w:p w14:paraId="1F4ECA68"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2CB7B2AD"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1E4E67D9"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40F2B0DF"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w:t>
            </w:r>
          </w:p>
        </w:tc>
        <w:tc>
          <w:tcPr>
            <w:tcW w:w="0" w:type="auto"/>
            <w:hideMark/>
          </w:tcPr>
          <w:p w14:paraId="397827F7"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51A1F71C"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14</w:t>
            </w:r>
          </w:p>
        </w:tc>
      </w:tr>
      <w:tr w:rsidR="005D5935" w:rsidRPr="006637A5" w14:paraId="28DDF6F7" w14:textId="77777777" w:rsidTr="00212D30">
        <w:tc>
          <w:tcPr>
            <w:tcW w:w="1190" w:type="dxa"/>
            <w:hideMark/>
          </w:tcPr>
          <w:p w14:paraId="6F38B0FB"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10</w:t>
            </w:r>
          </w:p>
        </w:tc>
        <w:tc>
          <w:tcPr>
            <w:tcW w:w="0" w:type="auto"/>
            <w:hideMark/>
          </w:tcPr>
          <w:p w14:paraId="6CEA7734" w14:textId="048F8BD4" w:rsidR="005D5935" w:rsidRPr="006637A5" w:rsidRDefault="008354EB" w:rsidP="006637A5">
            <w:pPr>
              <w:spacing w:after="160" w:line="259" w:lineRule="auto"/>
              <w:rPr>
                <w:rFonts w:asciiTheme="majorBidi" w:hAnsiTheme="majorBidi" w:cstheme="majorBidi"/>
                <w:sz w:val="12"/>
                <w:szCs w:val="12"/>
              </w:rPr>
            </w:pPr>
            <w:r>
              <w:rPr>
                <w:rFonts w:asciiTheme="majorBidi" w:hAnsiTheme="majorBidi" w:cstheme="majorBidi"/>
                <w:sz w:val="12"/>
                <w:szCs w:val="12"/>
              </w:rPr>
              <w:t>Construct</w:t>
            </w:r>
            <w:r w:rsidR="005D5935" w:rsidRPr="006637A5">
              <w:rPr>
                <w:rFonts w:asciiTheme="majorBidi" w:hAnsiTheme="majorBidi" w:cstheme="majorBidi"/>
                <w:sz w:val="12"/>
                <w:szCs w:val="12"/>
              </w:rPr>
              <w:t xml:space="preserve"> 12</w:t>
            </w:r>
          </w:p>
        </w:tc>
        <w:tc>
          <w:tcPr>
            <w:tcW w:w="0" w:type="auto"/>
            <w:hideMark/>
          </w:tcPr>
          <w:p w14:paraId="79EC06FD"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w:t>
            </w:r>
          </w:p>
        </w:tc>
        <w:tc>
          <w:tcPr>
            <w:tcW w:w="0" w:type="auto"/>
            <w:hideMark/>
          </w:tcPr>
          <w:p w14:paraId="6ED516E9"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w:t>
            </w:r>
          </w:p>
        </w:tc>
        <w:tc>
          <w:tcPr>
            <w:tcW w:w="0" w:type="auto"/>
            <w:hideMark/>
          </w:tcPr>
          <w:p w14:paraId="7FDCE459"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3</w:t>
            </w:r>
          </w:p>
        </w:tc>
        <w:tc>
          <w:tcPr>
            <w:tcW w:w="0" w:type="auto"/>
            <w:hideMark/>
          </w:tcPr>
          <w:p w14:paraId="58312656"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w:t>
            </w:r>
          </w:p>
        </w:tc>
        <w:tc>
          <w:tcPr>
            <w:tcW w:w="0" w:type="auto"/>
            <w:hideMark/>
          </w:tcPr>
          <w:p w14:paraId="7098A2C2"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2</w:t>
            </w:r>
          </w:p>
        </w:tc>
        <w:tc>
          <w:tcPr>
            <w:tcW w:w="0" w:type="auto"/>
            <w:hideMark/>
          </w:tcPr>
          <w:p w14:paraId="2AA8CD6F" w14:textId="77777777" w:rsidR="005D5935" w:rsidRPr="006637A5" w:rsidRDefault="005D5935" w:rsidP="005D5935">
            <w:pPr>
              <w:spacing w:after="160" w:line="259" w:lineRule="auto"/>
              <w:ind w:firstLine="720"/>
              <w:rPr>
                <w:rFonts w:asciiTheme="majorBidi" w:hAnsiTheme="majorBidi" w:cstheme="majorBidi"/>
                <w:sz w:val="12"/>
                <w:szCs w:val="12"/>
              </w:rPr>
            </w:pPr>
            <w:r w:rsidRPr="006637A5">
              <w:rPr>
                <w:rFonts w:asciiTheme="majorBidi" w:hAnsiTheme="majorBidi" w:cstheme="majorBidi"/>
                <w:sz w:val="12"/>
                <w:szCs w:val="12"/>
              </w:rPr>
              <w:t>11</w:t>
            </w:r>
          </w:p>
        </w:tc>
      </w:tr>
    </w:tbl>
    <w:p w14:paraId="429F4C18" w14:textId="77777777" w:rsidR="00212D30" w:rsidRPr="00484DAE" w:rsidRDefault="00212D30" w:rsidP="00212D30">
      <w:pPr>
        <w:keepNext/>
        <w:spacing w:line="278" w:lineRule="auto"/>
        <w:rPr>
          <w:rFonts w:eastAsia="Calibri" w:cs="Arial"/>
        </w:rPr>
      </w:pPr>
      <w:r w:rsidRPr="00484DAE">
        <w:rPr>
          <w:rFonts w:eastAsia="Calibri"/>
          <w:noProof/>
        </w:rPr>
        <w:drawing>
          <wp:inline distT="0" distB="0" distL="0" distR="0" wp14:anchorId="7D4ACBBB" wp14:editId="3976D2EC">
            <wp:extent cx="3986213" cy="2391904"/>
            <wp:effectExtent l="0" t="0" r="0" b="8890"/>
            <wp:docPr id="303253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53884" name="Picture 3032538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0493" cy="2400473"/>
                    </a:xfrm>
                    <a:prstGeom prst="rect">
                      <a:avLst/>
                    </a:prstGeom>
                  </pic:spPr>
                </pic:pic>
              </a:graphicData>
            </a:graphic>
          </wp:inline>
        </w:drawing>
      </w:r>
    </w:p>
    <w:p w14:paraId="743701BE" w14:textId="56BDF634" w:rsidR="00212D30" w:rsidRPr="00484DAE" w:rsidRDefault="00212D30" w:rsidP="00212D30">
      <w:pPr>
        <w:spacing w:after="200"/>
        <w:rPr>
          <w:rFonts w:eastAsia="Calibri" w:cs="Arial"/>
          <w:sz w:val="16"/>
          <w:szCs w:val="16"/>
        </w:rPr>
      </w:pPr>
      <w:r w:rsidRPr="00484DAE">
        <w:rPr>
          <w:rFonts w:eastAsia="Calibri" w:cs="Arial"/>
          <w:sz w:val="16"/>
          <w:szCs w:val="16"/>
        </w:rPr>
        <w:t xml:space="preserve">Figure </w:t>
      </w:r>
      <w:r>
        <w:rPr>
          <w:rFonts w:eastAsia="Calibri" w:cs="Arial"/>
          <w:sz w:val="16"/>
          <w:szCs w:val="16"/>
        </w:rPr>
        <w:t>S</w:t>
      </w:r>
      <w:r w:rsidRPr="00484DAE">
        <w:rPr>
          <w:rFonts w:eastAsia="Calibri" w:cs="Arial"/>
          <w:sz w:val="16"/>
          <w:szCs w:val="16"/>
        </w:rPr>
        <w:fldChar w:fldCharType="begin"/>
      </w:r>
      <w:r w:rsidRPr="00484DAE">
        <w:rPr>
          <w:rFonts w:eastAsia="Calibri" w:cs="Arial"/>
          <w:sz w:val="16"/>
          <w:szCs w:val="16"/>
        </w:rPr>
        <w:instrText xml:space="preserve"> SEQ Figure \* ARABIC </w:instrText>
      </w:r>
      <w:r w:rsidRPr="00484DAE">
        <w:rPr>
          <w:rFonts w:eastAsia="Calibri" w:cs="Arial"/>
          <w:sz w:val="16"/>
          <w:szCs w:val="16"/>
        </w:rPr>
        <w:fldChar w:fldCharType="separate"/>
      </w:r>
      <w:r>
        <w:rPr>
          <w:rFonts w:eastAsia="Calibri" w:cs="Arial"/>
          <w:noProof/>
          <w:sz w:val="16"/>
          <w:szCs w:val="16"/>
        </w:rPr>
        <w:t>6</w:t>
      </w:r>
      <w:r w:rsidRPr="00484DAE">
        <w:rPr>
          <w:rFonts w:eastAsia="Calibri" w:cs="Arial"/>
          <w:sz w:val="16"/>
          <w:szCs w:val="16"/>
        </w:rPr>
        <w:fldChar w:fldCharType="end"/>
      </w:r>
      <w:r w:rsidRPr="00484DAE">
        <w:rPr>
          <w:rFonts w:eastAsia="Calibri" w:cs="Arial"/>
          <w:sz w:val="16"/>
          <w:szCs w:val="16"/>
        </w:rPr>
        <w:t xml:space="preserve">: Ranking of 10 </w:t>
      </w:r>
      <w:r w:rsidR="008354EB">
        <w:rPr>
          <w:rFonts w:eastAsia="Calibri" w:cs="Arial"/>
          <w:sz w:val="16"/>
          <w:szCs w:val="16"/>
        </w:rPr>
        <w:t>Construct</w:t>
      </w:r>
      <w:r w:rsidRPr="00484DAE">
        <w:rPr>
          <w:rFonts w:eastAsia="Calibri" w:cs="Arial"/>
          <w:sz w:val="16"/>
          <w:szCs w:val="16"/>
        </w:rPr>
        <w:t xml:space="preserve"> constructs based on immune activation, humoral response, cellular immunity, epitope quality, and immune durability. This comprehensive evaluation highlights the top candidates with the most robust immune profiles.</w:t>
      </w:r>
    </w:p>
    <w:p w14:paraId="0C90D66A" w14:textId="77777777" w:rsidR="005D5935" w:rsidRDefault="005D5935" w:rsidP="005F7129">
      <w:pPr>
        <w:rPr>
          <w:rFonts w:asciiTheme="majorBidi" w:hAnsiTheme="majorBidi" w:cstheme="majorBidi"/>
        </w:rPr>
      </w:pPr>
    </w:p>
    <w:p w14:paraId="578B9299" w14:textId="77777777" w:rsidR="001C1646" w:rsidRDefault="009A033E" w:rsidP="001C1646">
      <w:pPr>
        <w:keepNext/>
        <w:jc w:val="both"/>
      </w:pPr>
      <w:r w:rsidRPr="003A7516">
        <w:rPr>
          <w:rFonts w:asciiTheme="majorBidi" w:hAnsiTheme="majorBidi" w:cstheme="majorBidi"/>
          <w:noProof/>
        </w:rPr>
        <w:lastRenderedPageBreak/>
        <w:drawing>
          <wp:inline distT="0" distB="0" distL="0" distR="0" wp14:anchorId="6724BB19" wp14:editId="494D8F42">
            <wp:extent cx="3837218" cy="1528763"/>
            <wp:effectExtent l="0" t="0" r="0" b="0"/>
            <wp:docPr id="21252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3658" cy="1583121"/>
                    </a:xfrm>
                    <a:prstGeom prst="rect">
                      <a:avLst/>
                    </a:prstGeom>
                    <a:noFill/>
                  </pic:spPr>
                </pic:pic>
              </a:graphicData>
            </a:graphic>
          </wp:inline>
        </w:drawing>
      </w:r>
      <w:r w:rsidRPr="003A7516">
        <w:rPr>
          <w:rFonts w:asciiTheme="majorBidi" w:hAnsiTheme="majorBidi" w:cstheme="majorBidi"/>
          <w:noProof/>
        </w:rPr>
        <w:drawing>
          <wp:inline distT="0" distB="0" distL="0" distR="0" wp14:anchorId="07034B05" wp14:editId="37D6DF9E">
            <wp:extent cx="3857625" cy="1727039"/>
            <wp:effectExtent l="0" t="0" r="0" b="6985"/>
            <wp:docPr id="612034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99075" cy="1790365"/>
                    </a:xfrm>
                    <a:prstGeom prst="rect">
                      <a:avLst/>
                    </a:prstGeom>
                    <a:noFill/>
                  </pic:spPr>
                </pic:pic>
              </a:graphicData>
            </a:graphic>
          </wp:inline>
        </w:drawing>
      </w:r>
    </w:p>
    <w:p w14:paraId="7EA22A65" w14:textId="6265D477" w:rsidR="009A033E" w:rsidRPr="002111F2" w:rsidRDefault="001C1646" w:rsidP="002111F2">
      <w:pPr>
        <w:pStyle w:val="Caption"/>
        <w:jc w:val="both"/>
        <w:rPr>
          <w:i w:val="0"/>
          <w:iCs w:val="0"/>
          <w:color w:val="auto"/>
          <w:sz w:val="16"/>
          <w:szCs w:val="16"/>
        </w:rPr>
      </w:pPr>
      <w:r w:rsidRPr="002111F2">
        <w:rPr>
          <w:i w:val="0"/>
          <w:iCs w:val="0"/>
          <w:color w:val="auto"/>
          <w:sz w:val="16"/>
          <w:szCs w:val="16"/>
        </w:rPr>
        <w:t xml:space="preserve">Figure </w:t>
      </w:r>
      <w:r w:rsidR="00D11B2A" w:rsidRPr="002111F2">
        <w:rPr>
          <w:i w:val="0"/>
          <w:iCs w:val="0"/>
          <w:color w:val="auto"/>
          <w:sz w:val="16"/>
          <w:szCs w:val="16"/>
        </w:rPr>
        <w:t>S</w:t>
      </w:r>
      <w:r w:rsidRPr="002111F2">
        <w:rPr>
          <w:i w:val="0"/>
          <w:iCs w:val="0"/>
          <w:color w:val="auto"/>
          <w:sz w:val="16"/>
          <w:szCs w:val="16"/>
        </w:rPr>
        <w:fldChar w:fldCharType="begin"/>
      </w:r>
      <w:r w:rsidRPr="002111F2">
        <w:rPr>
          <w:i w:val="0"/>
          <w:iCs w:val="0"/>
          <w:color w:val="auto"/>
          <w:sz w:val="16"/>
          <w:szCs w:val="16"/>
        </w:rPr>
        <w:instrText xml:space="preserve"> SEQ Figure \* ARABIC </w:instrText>
      </w:r>
      <w:r w:rsidRPr="002111F2">
        <w:rPr>
          <w:i w:val="0"/>
          <w:iCs w:val="0"/>
          <w:color w:val="auto"/>
          <w:sz w:val="16"/>
          <w:szCs w:val="16"/>
        </w:rPr>
        <w:fldChar w:fldCharType="separate"/>
      </w:r>
      <w:r w:rsidR="00733CDD">
        <w:rPr>
          <w:i w:val="0"/>
          <w:iCs w:val="0"/>
          <w:noProof/>
          <w:color w:val="auto"/>
          <w:sz w:val="16"/>
          <w:szCs w:val="16"/>
        </w:rPr>
        <w:t>7</w:t>
      </w:r>
      <w:r w:rsidRPr="002111F2">
        <w:rPr>
          <w:i w:val="0"/>
          <w:iCs w:val="0"/>
          <w:color w:val="auto"/>
          <w:sz w:val="16"/>
          <w:szCs w:val="16"/>
        </w:rPr>
        <w:fldChar w:fldCharType="end"/>
      </w:r>
      <w:r w:rsidR="00B217BC">
        <w:rPr>
          <w:i w:val="0"/>
          <w:iCs w:val="0"/>
          <w:color w:val="auto"/>
          <w:sz w:val="16"/>
          <w:szCs w:val="16"/>
        </w:rPr>
        <w:t xml:space="preserve">: </w:t>
      </w:r>
      <w:r w:rsidR="002111F2" w:rsidRPr="002111F2">
        <w:rPr>
          <w:i w:val="0"/>
          <w:iCs w:val="0"/>
          <w:color w:val="auto"/>
          <w:sz w:val="16"/>
          <w:szCs w:val="16"/>
        </w:rPr>
        <w:t>Immune modulation analysis for MHC binding scores under different adjuvant and dosing conditions.</w:t>
      </w:r>
    </w:p>
    <w:p w14:paraId="68106DB6" w14:textId="77777777" w:rsidR="001A6C9C" w:rsidRPr="00617B58" w:rsidRDefault="001A6C9C" w:rsidP="001A6C9C">
      <w:pPr>
        <w:spacing w:after="0" w:line="240" w:lineRule="auto"/>
        <w:jc w:val="both"/>
        <w:rPr>
          <w:rFonts w:eastAsia="Times New Roman" w:cs="Times New Roman"/>
          <w:kern w:val="0"/>
          <w14:ligatures w14:val="none"/>
        </w:rPr>
      </w:pPr>
    </w:p>
    <w:p w14:paraId="594DCCE3" w14:textId="6842B4E5" w:rsidR="001A6C9C" w:rsidRPr="00766D53" w:rsidRDefault="001A6C9C" w:rsidP="00766D53">
      <w:pPr>
        <w:pStyle w:val="Caption"/>
        <w:keepNext/>
        <w:rPr>
          <w:i w:val="0"/>
          <w:iCs w:val="0"/>
          <w:color w:val="auto"/>
          <w:sz w:val="16"/>
          <w:szCs w:val="16"/>
        </w:rPr>
      </w:pPr>
      <w:r w:rsidRPr="00766D53">
        <w:rPr>
          <w:i w:val="0"/>
          <w:iCs w:val="0"/>
          <w:color w:val="auto"/>
          <w:sz w:val="16"/>
          <w:szCs w:val="16"/>
        </w:rPr>
        <w:t>Table S</w:t>
      </w:r>
      <w:r w:rsidRPr="00766D53">
        <w:rPr>
          <w:i w:val="0"/>
          <w:iCs w:val="0"/>
          <w:color w:val="auto"/>
          <w:sz w:val="16"/>
          <w:szCs w:val="16"/>
        </w:rPr>
        <w:fldChar w:fldCharType="begin"/>
      </w:r>
      <w:r w:rsidRPr="00766D53">
        <w:rPr>
          <w:i w:val="0"/>
          <w:iCs w:val="0"/>
          <w:color w:val="auto"/>
          <w:sz w:val="16"/>
          <w:szCs w:val="16"/>
        </w:rPr>
        <w:instrText xml:space="preserve"> SEQ Table \* ARABIC </w:instrText>
      </w:r>
      <w:r w:rsidRPr="00766D53">
        <w:rPr>
          <w:i w:val="0"/>
          <w:iCs w:val="0"/>
          <w:color w:val="auto"/>
          <w:sz w:val="16"/>
          <w:szCs w:val="16"/>
        </w:rPr>
        <w:fldChar w:fldCharType="separate"/>
      </w:r>
      <w:r w:rsidR="00733CDD">
        <w:rPr>
          <w:i w:val="0"/>
          <w:iCs w:val="0"/>
          <w:noProof/>
          <w:color w:val="auto"/>
          <w:sz w:val="16"/>
          <w:szCs w:val="16"/>
        </w:rPr>
        <w:t>12</w:t>
      </w:r>
      <w:r w:rsidRPr="00766D53">
        <w:rPr>
          <w:i w:val="0"/>
          <w:iCs w:val="0"/>
          <w:noProof/>
          <w:color w:val="auto"/>
          <w:sz w:val="16"/>
          <w:szCs w:val="16"/>
        </w:rPr>
        <w:fldChar w:fldCharType="end"/>
      </w:r>
      <w:r w:rsidRPr="00766D53">
        <w:rPr>
          <w:i w:val="0"/>
          <w:iCs w:val="0"/>
          <w:color w:val="auto"/>
          <w:sz w:val="16"/>
          <w:szCs w:val="16"/>
        </w:rPr>
        <w:t xml:space="preserve">: </w:t>
      </w:r>
      <w:r w:rsidR="00766D53" w:rsidRPr="00766D53">
        <w:rPr>
          <w:i w:val="0"/>
          <w:iCs w:val="0"/>
          <w:color w:val="auto"/>
          <w:sz w:val="16"/>
          <w:szCs w:val="16"/>
        </w:rPr>
        <w:t xml:space="preserve">Extended analysis of immune modulation in adjuvanted </w:t>
      </w:r>
      <w:r w:rsidR="008354EB">
        <w:rPr>
          <w:i w:val="0"/>
          <w:iCs w:val="0"/>
          <w:color w:val="auto"/>
          <w:sz w:val="16"/>
          <w:szCs w:val="16"/>
        </w:rPr>
        <w:t>Construct</w:t>
      </w:r>
      <w:r w:rsidR="00766D53" w:rsidRPr="00766D53">
        <w:rPr>
          <w:i w:val="0"/>
          <w:iCs w:val="0"/>
          <w:color w:val="auto"/>
          <w:sz w:val="16"/>
          <w:szCs w:val="16"/>
        </w:rPr>
        <w:t xml:space="preserve"> constructs, showing enhanced MHC-I binding following booster doses. Statistical significance was noted in MHC-I but not in MHC-II binding across dosing conditions.</w:t>
      </w:r>
    </w:p>
    <w:tbl>
      <w:tblPr>
        <w:tblStyle w:val="TableGrid3"/>
        <w:tblW w:w="0" w:type="auto"/>
        <w:tblLook w:val="04A0" w:firstRow="1" w:lastRow="0" w:firstColumn="1" w:lastColumn="0" w:noHBand="0" w:noVBand="1"/>
      </w:tblPr>
      <w:tblGrid>
        <w:gridCol w:w="2741"/>
        <w:gridCol w:w="1056"/>
        <w:gridCol w:w="1367"/>
      </w:tblGrid>
      <w:tr w:rsidR="001A6C9C" w:rsidRPr="00617B58" w14:paraId="4272A9DF" w14:textId="77777777" w:rsidTr="00FF30C1">
        <w:tc>
          <w:tcPr>
            <w:tcW w:w="0" w:type="auto"/>
            <w:hideMark/>
          </w:tcPr>
          <w:p w14:paraId="18B9FE47"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Comparison</w:t>
            </w:r>
          </w:p>
        </w:tc>
        <w:tc>
          <w:tcPr>
            <w:tcW w:w="0" w:type="auto"/>
            <w:hideMark/>
          </w:tcPr>
          <w:p w14:paraId="325CAD28"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t-test p-value</w:t>
            </w:r>
          </w:p>
        </w:tc>
        <w:tc>
          <w:tcPr>
            <w:tcW w:w="0" w:type="auto"/>
            <w:hideMark/>
          </w:tcPr>
          <w:p w14:paraId="286B9653"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Wilcoxon p-value</w:t>
            </w:r>
          </w:p>
        </w:tc>
      </w:tr>
      <w:tr w:rsidR="001A6C9C" w:rsidRPr="00617B58" w14:paraId="74AE94BA" w14:textId="77777777" w:rsidTr="00FF30C1">
        <w:tc>
          <w:tcPr>
            <w:tcW w:w="0" w:type="auto"/>
            <w:hideMark/>
          </w:tcPr>
          <w:p w14:paraId="43EBA0EF"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MHC-I No Adjuvant vs. Single Dose</w:t>
            </w:r>
          </w:p>
        </w:tc>
        <w:tc>
          <w:tcPr>
            <w:tcW w:w="0" w:type="auto"/>
            <w:hideMark/>
          </w:tcPr>
          <w:p w14:paraId="4189D142"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0.1911</w:t>
            </w:r>
          </w:p>
        </w:tc>
        <w:tc>
          <w:tcPr>
            <w:tcW w:w="0" w:type="auto"/>
            <w:hideMark/>
          </w:tcPr>
          <w:p w14:paraId="5F2DA20C"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0.1441</w:t>
            </w:r>
          </w:p>
        </w:tc>
      </w:tr>
      <w:tr w:rsidR="001A6C9C" w:rsidRPr="00617B58" w14:paraId="18660098" w14:textId="77777777" w:rsidTr="00FF30C1">
        <w:tc>
          <w:tcPr>
            <w:tcW w:w="0" w:type="auto"/>
            <w:hideMark/>
          </w:tcPr>
          <w:p w14:paraId="688C92C3"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MHC-I No Adjuvant vs. Booster Dose</w:t>
            </w:r>
          </w:p>
        </w:tc>
        <w:tc>
          <w:tcPr>
            <w:tcW w:w="0" w:type="auto"/>
            <w:hideMark/>
          </w:tcPr>
          <w:p w14:paraId="73E731F5"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0.0374</w:t>
            </w:r>
          </w:p>
        </w:tc>
        <w:tc>
          <w:tcPr>
            <w:tcW w:w="0" w:type="auto"/>
            <w:hideMark/>
          </w:tcPr>
          <w:p w14:paraId="07746C28"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0.0679</w:t>
            </w:r>
          </w:p>
        </w:tc>
      </w:tr>
      <w:tr w:rsidR="001A6C9C" w:rsidRPr="00617B58" w14:paraId="6B5F0FD7" w14:textId="77777777" w:rsidTr="00FF30C1">
        <w:tc>
          <w:tcPr>
            <w:tcW w:w="0" w:type="auto"/>
            <w:hideMark/>
          </w:tcPr>
          <w:p w14:paraId="1C317454"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MHC-I Single Dose vs. Booster Dose</w:t>
            </w:r>
          </w:p>
        </w:tc>
        <w:tc>
          <w:tcPr>
            <w:tcW w:w="0" w:type="auto"/>
            <w:hideMark/>
          </w:tcPr>
          <w:p w14:paraId="30487B54"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0.0628</w:t>
            </w:r>
          </w:p>
        </w:tc>
        <w:tc>
          <w:tcPr>
            <w:tcW w:w="0" w:type="auto"/>
            <w:hideMark/>
          </w:tcPr>
          <w:p w14:paraId="67B023EC"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0.0679</w:t>
            </w:r>
          </w:p>
        </w:tc>
      </w:tr>
      <w:tr w:rsidR="001A6C9C" w:rsidRPr="00617B58" w14:paraId="3A349553" w14:textId="77777777" w:rsidTr="00FF30C1">
        <w:tc>
          <w:tcPr>
            <w:tcW w:w="0" w:type="auto"/>
            <w:hideMark/>
          </w:tcPr>
          <w:p w14:paraId="38EF95A7"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MHC-II No Adjuvant vs. Single Dose</w:t>
            </w:r>
          </w:p>
        </w:tc>
        <w:tc>
          <w:tcPr>
            <w:tcW w:w="0" w:type="auto"/>
            <w:hideMark/>
          </w:tcPr>
          <w:p w14:paraId="5A4D0CE5"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0.0870</w:t>
            </w:r>
          </w:p>
        </w:tc>
        <w:tc>
          <w:tcPr>
            <w:tcW w:w="0" w:type="auto"/>
            <w:hideMark/>
          </w:tcPr>
          <w:p w14:paraId="58F4963D"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0.0679</w:t>
            </w:r>
          </w:p>
        </w:tc>
      </w:tr>
      <w:tr w:rsidR="001A6C9C" w:rsidRPr="00617B58" w14:paraId="036DE56C" w14:textId="77777777" w:rsidTr="00FF30C1">
        <w:tc>
          <w:tcPr>
            <w:tcW w:w="0" w:type="auto"/>
            <w:hideMark/>
          </w:tcPr>
          <w:p w14:paraId="0E5171F7"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MHC-II No Adjuvant vs. Booster Dose</w:t>
            </w:r>
          </w:p>
        </w:tc>
        <w:tc>
          <w:tcPr>
            <w:tcW w:w="0" w:type="auto"/>
            <w:hideMark/>
          </w:tcPr>
          <w:p w14:paraId="658DB7EA"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0.0614</w:t>
            </w:r>
          </w:p>
        </w:tc>
        <w:tc>
          <w:tcPr>
            <w:tcW w:w="0" w:type="auto"/>
            <w:hideMark/>
          </w:tcPr>
          <w:p w14:paraId="08D58C24"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0.0679</w:t>
            </w:r>
          </w:p>
        </w:tc>
      </w:tr>
      <w:tr w:rsidR="001A6C9C" w:rsidRPr="00617B58" w14:paraId="1854283E" w14:textId="77777777" w:rsidTr="00FF30C1">
        <w:tc>
          <w:tcPr>
            <w:tcW w:w="0" w:type="auto"/>
            <w:hideMark/>
          </w:tcPr>
          <w:p w14:paraId="2A071762"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MHC-II Single Dose vs. Booster Dose</w:t>
            </w:r>
          </w:p>
        </w:tc>
        <w:tc>
          <w:tcPr>
            <w:tcW w:w="0" w:type="auto"/>
            <w:hideMark/>
          </w:tcPr>
          <w:p w14:paraId="6D18D873"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0.0542</w:t>
            </w:r>
          </w:p>
        </w:tc>
        <w:tc>
          <w:tcPr>
            <w:tcW w:w="0" w:type="auto"/>
            <w:hideMark/>
          </w:tcPr>
          <w:p w14:paraId="6D34A96A" w14:textId="77777777" w:rsidR="001A6C9C" w:rsidRPr="00617B58" w:rsidRDefault="001A6C9C" w:rsidP="00FF30C1">
            <w:pPr>
              <w:jc w:val="both"/>
              <w:rPr>
                <w:rFonts w:asciiTheme="majorBidi" w:eastAsia="Times New Roman" w:hAnsiTheme="majorBidi" w:cstheme="majorBidi"/>
                <w:kern w:val="0"/>
                <w:sz w:val="16"/>
                <w:szCs w:val="16"/>
                <w14:ligatures w14:val="none"/>
              </w:rPr>
            </w:pPr>
            <w:r w:rsidRPr="00617B58">
              <w:rPr>
                <w:rFonts w:asciiTheme="majorBidi" w:eastAsia="Times New Roman" w:hAnsiTheme="majorBidi" w:cstheme="majorBidi"/>
                <w:kern w:val="0"/>
                <w:sz w:val="16"/>
                <w:szCs w:val="16"/>
                <w14:ligatures w14:val="none"/>
              </w:rPr>
              <w:t>0.0679</w:t>
            </w:r>
          </w:p>
        </w:tc>
      </w:tr>
    </w:tbl>
    <w:p w14:paraId="69031E18" w14:textId="77777777" w:rsidR="001A6C9C" w:rsidRDefault="001A6C9C" w:rsidP="009A033E">
      <w:pPr>
        <w:keepNext/>
        <w:jc w:val="both"/>
      </w:pPr>
    </w:p>
    <w:p w14:paraId="59173DB1" w14:textId="254EC6B6" w:rsidR="001A6C9C" w:rsidRPr="00A57C7F" w:rsidRDefault="001A6C9C" w:rsidP="001A6C9C">
      <w:pPr>
        <w:pStyle w:val="Caption"/>
        <w:keepNext/>
        <w:rPr>
          <w:i w:val="0"/>
          <w:iCs w:val="0"/>
          <w:color w:val="auto"/>
          <w:sz w:val="16"/>
          <w:szCs w:val="16"/>
        </w:rPr>
      </w:pPr>
      <w:r w:rsidRPr="00A57C7F">
        <w:rPr>
          <w:i w:val="0"/>
          <w:iCs w:val="0"/>
          <w:color w:val="auto"/>
          <w:sz w:val="16"/>
          <w:szCs w:val="16"/>
        </w:rPr>
        <w:t>Table S</w:t>
      </w:r>
      <w:r w:rsidRPr="00A57C7F">
        <w:rPr>
          <w:i w:val="0"/>
          <w:iCs w:val="0"/>
          <w:color w:val="auto"/>
          <w:sz w:val="16"/>
          <w:szCs w:val="16"/>
        </w:rPr>
        <w:fldChar w:fldCharType="begin"/>
      </w:r>
      <w:r w:rsidRPr="00A57C7F">
        <w:rPr>
          <w:i w:val="0"/>
          <w:iCs w:val="0"/>
          <w:color w:val="auto"/>
          <w:sz w:val="16"/>
          <w:szCs w:val="16"/>
        </w:rPr>
        <w:instrText xml:space="preserve"> SEQ Table \* ARABIC </w:instrText>
      </w:r>
      <w:r w:rsidRPr="00A57C7F">
        <w:rPr>
          <w:i w:val="0"/>
          <w:iCs w:val="0"/>
          <w:color w:val="auto"/>
          <w:sz w:val="16"/>
          <w:szCs w:val="16"/>
        </w:rPr>
        <w:fldChar w:fldCharType="separate"/>
      </w:r>
      <w:r w:rsidR="00733CDD">
        <w:rPr>
          <w:i w:val="0"/>
          <w:iCs w:val="0"/>
          <w:noProof/>
          <w:color w:val="auto"/>
          <w:sz w:val="16"/>
          <w:szCs w:val="16"/>
        </w:rPr>
        <w:t>13</w:t>
      </w:r>
      <w:r w:rsidRPr="00A57C7F">
        <w:rPr>
          <w:i w:val="0"/>
          <w:iCs w:val="0"/>
          <w:noProof/>
          <w:color w:val="auto"/>
          <w:sz w:val="16"/>
          <w:szCs w:val="16"/>
        </w:rPr>
        <w:fldChar w:fldCharType="end"/>
      </w:r>
      <w:r w:rsidRPr="00A57C7F">
        <w:rPr>
          <w:i w:val="0"/>
          <w:iCs w:val="0"/>
          <w:color w:val="auto"/>
          <w:sz w:val="16"/>
          <w:szCs w:val="16"/>
        </w:rPr>
        <w:t>: Correlation Analysis Between MHC-I and MHC-II Binding</w:t>
      </w:r>
      <w:r w:rsidR="00A57C7F" w:rsidRPr="00A57C7F">
        <w:rPr>
          <w:i w:val="0"/>
          <w:iCs w:val="0"/>
          <w:color w:val="auto"/>
          <w:sz w:val="16"/>
          <w:szCs w:val="16"/>
        </w:rPr>
        <w:t>.</w:t>
      </w:r>
    </w:p>
    <w:tbl>
      <w:tblPr>
        <w:tblStyle w:val="TableGrid4"/>
        <w:tblW w:w="0" w:type="auto"/>
        <w:tblLook w:val="04A0" w:firstRow="1" w:lastRow="0" w:firstColumn="1" w:lastColumn="0" w:noHBand="0" w:noVBand="1"/>
      </w:tblPr>
      <w:tblGrid>
        <w:gridCol w:w="1083"/>
        <w:gridCol w:w="2896"/>
      </w:tblGrid>
      <w:tr w:rsidR="001A6C9C" w:rsidRPr="00D67A45" w14:paraId="26E261EE" w14:textId="77777777" w:rsidTr="00FF30C1">
        <w:tc>
          <w:tcPr>
            <w:tcW w:w="0" w:type="auto"/>
            <w:hideMark/>
          </w:tcPr>
          <w:p w14:paraId="6BA69DE5" w14:textId="77777777" w:rsidR="001A6C9C" w:rsidRPr="00D67A45" w:rsidRDefault="001A6C9C" w:rsidP="00FF30C1">
            <w:pPr>
              <w:jc w:val="both"/>
              <w:rPr>
                <w:rFonts w:eastAsia="Times New Roman" w:cs="Times New Roman"/>
                <w:kern w:val="0"/>
                <w:sz w:val="16"/>
                <w:szCs w:val="16"/>
                <w14:ligatures w14:val="none"/>
              </w:rPr>
            </w:pPr>
            <w:r w:rsidRPr="00D67A45">
              <w:rPr>
                <w:rFonts w:eastAsia="Times New Roman" w:cs="Times New Roman"/>
                <w:kern w:val="0"/>
                <w:sz w:val="16"/>
                <w:szCs w:val="16"/>
                <w14:ligatures w14:val="none"/>
              </w:rPr>
              <w:t>Condition</w:t>
            </w:r>
          </w:p>
        </w:tc>
        <w:tc>
          <w:tcPr>
            <w:tcW w:w="0" w:type="auto"/>
            <w:hideMark/>
          </w:tcPr>
          <w:p w14:paraId="720437ED" w14:textId="77777777" w:rsidR="001A6C9C" w:rsidRPr="00D67A45" w:rsidRDefault="001A6C9C" w:rsidP="00FF30C1">
            <w:pPr>
              <w:jc w:val="both"/>
              <w:rPr>
                <w:rFonts w:eastAsia="Times New Roman" w:cs="Times New Roman"/>
                <w:kern w:val="0"/>
                <w:sz w:val="16"/>
                <w:szCs w:val="16"/>
                <w14:ligatures w14:val="none"/>
              </w:rPr>
            </w:pPr>
            <w:r w:rsidRPr="00D67A45">
              <w:rPr>
                <w:rFonts w:eastAsia="Times New Roman" w:cs="Times New Roman"/>
                <w:kern w:val="0"/>
                <w:sz w:val="16"/>
                <w:szCs w:val="16"/>
                <w14:ligatures w14:val="none"/>
              </w:rPr>
              <w:t>Pearson Correlation (MHC-I vs. MHC-II)</w:t>
            </w:r>
          </w:p>
        </w:tc>
      </w:tr>
      <w:tr w:rsidR="001A6C9C" w:rsidRPr="00D67A45" w14:paraId="75F07A82" w14:textId="77777777" w:rsidTr="00FF30C1">
        <w:tc>
          <w:tcPr>
            <w:tcW w:w="0" w:type="auto"/>
            <w:hideMark/>
          </w:tcPr>
          <w:p w14:paraId="55D3B16A" w14:textId="77777777" w:rsidR="001A6C9C" w:rsidRPr="00D67A45" w:rsidRDefault="001A6C9C" w:rsidP="00FF30C1">
            <w:pPr>
              <w:jc w:val="both"/>
              <w:rPr>
                <w:rFonts w:eastAsia="Times New Roman" w:cs="Times New Roman"/>
                <w:kern w:val="0"/>
                <w:sz w:val="16"/>
                <w:szCs w:val="16"/>
                <w14:ligatures w14:val="none"/>
              </w:rPr>
            </w:pPr>
            <w:r w:rsidRPr="00D67A45">
              <w:rPr>
                <w:rFonts w:eastAsia="Times New Roman" w:cs="Times New Roman"/>
                <w:kern w:val="0"/>
                <w:sz w:val="16"/>
                <w:szCs w:val="16"/>
                <w14:ligatures w14:val="none"/>
              </w:rPr>
              <w:t>No Adjuvant</w:t>
            </w:r>
          </w:p>
        </w:tc>
        <w:tc>
          <w:tcPr>
            <w:tcW w:w="0" w:type="auto"/>
            <w:hideMark/>
          </w:tcPr>
          <w:p w14:paraId="354A1410" w14:textId="77777777" w:rsidR="001A6C9C" w:rsidRPr="00D67A45" w:rsidRDefault="001A6C9C" w:rsidP="00FF30C1">
            <w:pPr>
              <w:jc w:val="both"/>
              <w:rPr>
                <w:rFonts w:eastAsia="Times New Roman" w:cs="Times New Roman"/>
                <w:kern w:val="0"/>
                <w:sz w:val="16"/>
                <w:szCs w:val="16"/>
                <w14:ligatures w14:val="none"/>
              </w:rPr>
            </w:pPr>
            <w:r w:rsidRPr="00D67A45">
              <w:rPr>
                <w:rFonts w:eastAsia="Times New Roman" w:cs="Times New Roman"/>
                <w:kern w:val="0"/>
                <w:sz w:val="16"/>
                <w:szCs w:val="16"/>
                <w14:ligatures w14:val="none"/>
              </w:rPr>
              <w:t>0.882 (Strong positive correlation)</w:t>
            </w:r>
          </w:p>
        </w:tc>
      </w:tr>
      <w:tr w:rsidR="001A6C9C" w:rsidRPr="00D67A45" w14:paraId="4F010D20" w14:textId="77777777" w:rsidTr="00FF30C1">
        <w:tc>
          <w:tcPr>
            <w:tcW w:w="0" w:type="auto"/>
            <w:hideMark/>
          </w:tcPr>
          <w:p w14:paraId="2598BF1F" w14:textId="77777777" w:rsidR="001A6C9C" w:rsidRPr="00D67A45" w:rsidRDefault="001A6C9C" w:rsidP="00FF30C1">
            <w:pPr>
              <w:jc w:val="both"/>
              <w:rPr>
                <w:rFonts w:eastAsia="Times New Roman" w:cs="Times New Roman"/>
                <w:kern w:val="0"/>
                <w:sz w:val="16"/>
                <w:szCs w:val="16"/>
                <w14:ligatures w14:val="none"/>
              </w:rPr>
            </w:pPr>
            <w:r w:rsidRPr="00D67A45">
              <w:rPr>
                <w:rFonts w:eastAsia="Times New Roman" w:cs="Times New Roman"/>
                <w:kern w:val="0"/>
                <w:sz w:val="16"/>
                <w:szCs w:val="16"/>
                <w14:ligatures w14:val="none"/>
              </w:rPr>
              <w:t>Single Dose</w:t>
            </w:r>
          </w:p>
        </w:tc>
        <w:tc>
          <w:tcPr>
            <w:tcW w:w="0" w:type="auto"/>
            <w:hideMark/>
          </w:tcPr>
          <w:p w14:paraId="6FE8BF55" w14:textId="77777777" w:rsidR="001A6C9C" w:rsidRPr="00D67A45" w:rsidRDefault="001A6C9C" w:rsidP="00FF30C1">
            <w:pPr>
              <w:jc w:val="both"/>
              <w:rPr>
                <w:rFonts w:eastAsia="Times New Roman" w:cs="Times New Roman"/>
                <w:kern w:val="0"/>
                <w:sz w:val="16"/>
                <w:szCs w:val="16"/>
                <w14:ligatures w14:val="none"/>
              </w:rPr>
            </w:pPr>
            <w:r w:rsidRPr="00D67A45">
              <w:rPr>
                <w:rFonts w:eastAsia="Times New Roman" w:cs="Times New Roman"/>
                <w:kern w:val="0"/>
                <w:sz w:val="16"/>
                <w:szCs w:val="16"/>
                <w14:ligatures w14:val="none"/>
              </w:rPr>
              <w:t>0.915 (Stronger correlation)</w:t>
            </w:r>
          </w:p>
        </w:tc>
      </w:tr>
      <w:tr w:rsidR="001A6C9C" w:rsidRPr="00D67A45" w14:paraId="49B3D4A4" w14:textId="77777777" w:rsidTr="00FF30C1">
        <w:tc>
          <w:tcPr>
            <w:tcW w:w="0" w:type="auto"/>
            <w:hideMark/>
          </w:tcPr>
          <w:p w14:paraId="7661582B" w14:textId="77777777" w:rsidR="001A6C9C" w:rsidRPr="00D67A45" w:rsidRDefault="001A6C9C" w:rsidP="00FF30C1">
            <w:pPr>
              <w:jc w:val="both"/>
              <w:rPr>
                <w:rFonts w:eastAsia="Times New Roman" w:cs="Times New Roman"/>
                <w:kern w:val="0"/>
                <w:sz w:val="16"/>
                <w:szCs w:val="16"/>
                <w14:ligatures w14:val="none"/>
              </w:rPr>
            </w:pPr>
            <w:r w:rsidRPr="00D67A45">
              <w:rPr>
                <w:rFonts w:eastAsia="Times New Roman" w:cs="Times New Roman"/>
                <w:kern w:val="0"/>
                <w:sz w:val="16"/>
                <w:szCs w:val="16"/>
                <w14:ligatures w14:val="none"/>
              </w:rPr>
              <w:t>Booster Dose</w:t>
            </w:r>
          </w:p>
        </w:tc>
        <w:tc>
          <w:tcPr>
            <w:tcW w:w="0" w:type="auto"/>
            <w:hideMark/>
          </w:tcPr>
          <w:p w14:paraId="0F8057C5" w14:textId="77777777" w:rsidR="001A6C9C" w:rsidRPr="00D67A45" w:rsidRDefault="001A6C9C" w:rsidP="00FF30C1">
            <w:pPr>
              <w:jc w:val="both"/>
              <w:rPr>
                <w:rFonts w:eastAsia="Times New Roman" w:cs="Times New Roman"/>
                <w:kern w:val="0"/>
                <w:sz w:val="16"/>
                <w:szCs w:val="16"/>
                <w14:ligatures w14:val="none"/>
              </w:rPr>
            </w:pPr>
            <w:r w:rsidRPr="00D67A45">
              <w:rPr>
                <w:rFonts w:eastAsia="Times New Roman" w:cs="Times New Roman"/>
                <w:kern w:val="0"/>
                <w:sz w:val="16"/>
                <w:szCs w:val="16"/>
                <w14:ligatures w14:val="none"/>
              </w:rPr>
              <w:t>0.879 (Slightly weaker than single dose)</w:t>
            </w:r>
          </w:p>
        </w:tc>
      </w:tr>
    </w:tbl>
    <w:p w14:paraId="12F17AA3" w14:textId="77777777" w:rsidR="001A6C9C" w:rsidRDefault="001A6C9C" w:rsidP="001A6C9C"/>
    <w:p w14:paraId="1B6084D5" w14:textId="77777777" w:rsidR="00431D3F" w:rsidRDefault="00431D3F" w:rsidP="00431D3F">
      <w:pPr>
        <w:keepNext/>
      </w:pPr>
      <w:r w:rsidRPr="003A7516">
        <w:rPr>
          <w:rFonts w:asciiTheme="majorBidi" w:hAnsiTheme="majorBidi" w:cstheme="majorBidi"/>
          <w:b/>
          <w:bCs/>
          <w:noProof/>
        </w:rPr>
        <w:drawing>
          <wp:inline distT="0" distB="0" distL="0" distR="0" wp14:anchorId="633AD090" wp14:editId="541A37E9">
            <wp:extent cx="3451038" cy="2128838"/>
            <wp:effectExtent l="0" t="0" r="0" b="5080"/>
            <wp:docPr id="875915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166"/>
                    <a:stretch>
                      <a:fillRect/>
                    </a:stretch>
                  </pic:blipFill>
                  <pic:spPr bwMode="auto">
                    <a:xfrm>
                      <a:off x="0" y="0"/>
                      <a:ext cx="3486612" cy="2150782"/>
                    </a:xfrm>
                    <a:prstGeom prst="rect">
                      <a:avLst/>
                    </a:prstGeom>
                    <a:noFill/>
                    <a:ln>
                      <a:noFill/>
                    </a:ln>
                    <a:extLst>
                      <a:ext uri="{53640926-AAD7-44D8-BBD7-CCE9431645EC}">
                        <a14:shadowObscured xmlns:a14="http://schemas.microsoft.com/office/drawing/2010/main"/>
                      </a:ext>
                    </a:extLst>
                  </pic:spPr>
                </pic:pic>
              </a:graphicData>
            </a:graphic>
          </wp:inline>
        </w:drawing>
      </w:r>
    </w:p>
    <w:p w14:paraId="4D2A7FE5" w14:textId="30768679" w:rsidR="00431D3F" w:rsidRPr="00884BA5" w:rsidRDefault="00431D3F" w:rsidP="00884BA5">
      <w:pPr>
        <w:pStyle w:val="Caption"/>
        <w:rPr>
          <w:i w:val="0"/>
          <w:iCs w:val="0"/>
          <w:color w:val="auto"/>
          <w:sz w:val="16"/>
          <w:szCs w:val="16"/>
        </w:rPr>
      </w:pPr>
      <w:r w:rsidRPr="00884BA5">
        <w:rPr>
          <w:i w:val="0"/>
          <w:iCs w:val="0"/>
          <w:color w:val="auto"/>
          <w:sz w:val="16"/>
          <w:szCs w:val="16"/>
        </w:rPr>
        <w:t>Figure S</w:t>
      </w:r>
      <w:r w:rsidRPr="00884BA5">
        <w:rPr>
          <w:i w:val="0"/>
          <w:iCs w:val="0"/>
          <w:color w:val="auto"/>
          <w:sz w:val="16"/>
          <w:szCs w:val="16"/>
        </w:rPr>
        <w:fldChar w:fldCharType="begin"/>
      </w:r>
      <w:r w:rsidRPr="00884BA5">
        <w:rPr>
          <w:i w:val="0"/>
          <w:iCs w:val="0"/>
          <w:color w:val="auto"/>
          <w:sz w:val="16"/>
          <w:szCs w:val="16"/>
        </w:rPr>
        <w:instrText xml:space="preserve"> SEQ Figure \* ARABIC </w:instrText>
      </w:r>
      <w:r w:rsidRPr="00884BA5">
        <w:rPr>
          <w:i w:val="0"/>
          <w:iCs w:val="0"/>
          <w:color w:val="auto"/>
          <w:sz w:val="16"/>
          <w:szCs w:val="16"/>
        </w:rPr>
        <w:fldChar w:fldCharType="separate"/>
      </w:r>
      <w:r w:rsidR="00733CDD">
        <w:rPr>
          <w:i w:val="0"/>
          <w:iCs w:val="0"/>
          <w:noProof/>
          <w:color w:val="auto"/>
          <w:sz w:val="16"/>
          <w:szCs w:val="16"/>
        </w:rPr>
        <w:t>8</w:t>
      </w:r>
      <w:r w:rsidRPr="00884BA5">
        <w:rPr>
          <w:i w:val="0"/>
          <w:iCs w:val="0"/>
          <w:color w:val="auto"/>
          <w:sz w:val="16"/>
          <w:szCs w:val="16"/>
        </w:rPr>
        <w:fldChar w:fldCharType="end"/>
      </w:r>
      <w:r w:rsidRPr="00884BA5">
        <w:rPr>
          <w:i w:val="0"/>
          <w:iCs w:val="0"/>
          <w:color w:val="auto"/>
          <w:sz w:val="16"/>
          <w:szCs w:val="16"/>
        </w:rPr>
        <w:t>:</w:t>
      </w:r>
      <w:r w:rsidR="00884BA5" w:rsidRPr="00884BA5">
        <w:rPr>
          <w:i w:val="0"/>
          <w:iCs w:val="0"/>
          <w:color w:val="auto"/>
          <w:sz w:val="16"/>
          <w:szCs w:val="16"/>
        </w:rPr>
        <w:t xml:space="preserve"> Pearson correlation analysis of MHC-I and MHC-II binding scores across experimental conditions. Strong positive correlation observed, especially under single-dose adjuvant conditions.</w:t>
      </w:r>
    </w:p>
    <w:p w14:paraId="26F84EC0" w14:textId="77777777" w:rsidR="00666974" w:rsidRDefault="00666974" w:rsidP="00666974">
      <w:pPr>
        <w:keepNext/>
        <w:jc w:val="both"/>
      </w:pPr>
      <w:r w:rsidRPr="003A7516">
        <w:rPr>
          <w:rFonts w:asciiTheme="majorBidi" w:hAnsiTheme="majorBidi" w:cstheme="majorBidi"/>
          <w:b/>
          <w:bCs/>
          <w:noProof/>
        </w:rPr>
        <w:lastRenderedPageBreak/>
        <w:drawing>
          <wp:inline distT="0" distB="0" distL="0" distR="0" wp14:anchorId="405F5672" wp14:editId="4E9C6BC0">
            <wp:extent cx="3014663" cy="1422463"/>
            <wp:effectExtent l="0" t="0" r="0" b="6350"/>
            <wp:docPr id="1141289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50878" cy="1486736"/>
                    </a:xfrm>
                    <a:prstGeom prst="rect">
                      <a:avLst/>
                    </a:prstGeom>
                    <a:noFill/>
                  </pic:spPr>
                </pic:pic>
              </a:graphicData>
            </a:graphic>
          </wp:inline>
        </w:drawing>
      </w:r>
      <w:r w:rsidRPr="003A7516">
        <w:rPr>
          <w:rFonts w:asciiTheme="majorBidi" w:hAnsiTheme="majorBidi" w:cstheme="majorBidi"/>
          <w:b/>
          <w:bCs/>
          <w:noProof/>
        </w:rPr>
        <w:drawing>
          <wp:inline distT="0" distB="0" distL="0" distR="0" wp14:anchorId="7DBD68CD" wp14:editId="79B9F659">
            <wp:extent cx="3019425" cy="1280795"/>
            <wp:effectExtent l="0" t="0" r="9525" b="0"/>
            <wp:docPr id="1292660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0320" cy="1327835"/>
                    </a:xfrm>
                    <a:prstGeom prst="rect">
                      <a:avLst/>
                    </a:prstGeom>
                    <a:noFill/>
                  </pic:spPr>
                </pic:pic>
              </a:graphicData>
            </a:graphic>
          </wp:inline>
        </w:drawing>
      </w:r>
    </w:p>
    <w:p w14:paraId="1EF1E15C" w14:textId="2EFD04E1" w:rsidR="00666974" w:rsidRPr="00474489" w:rsidRDefault="00666974" w:rsidP="00474489">
      <w:pPr>
        <w:pStyle w:val="Caption"/>
        <w:jc w:val="both"/>
        <w:rPr>
          <w:rFonts w:asciiTheme="majorBidi" w:hAnsiTheme="majorBidi" w:cstheme="majorBidi"/>
          <w:b/>
          <w:bCs/>
          <w:i w:val="0"/>
          <w:iCs w:val="0"/>
          <w:color w:val="auto"/>
          <w:sz w:val="16"/>
          <w:szCs w:val="16"/>
        </w:rPr>
      </w:pPr>
      <w:r w:rsidRPr="00474489">
        <w:rPr>
          <w:i w:val="0"/>
          <w:iCs w:val="0"/>
          <w:color w:val="auto"/>
          <w:sz w:val="16"/>
          <w:szCs w:val="16"/>
        </w:rPr>
        <w:t>Figure S</w:t>
      </w:r>
      <w:r w:rsidRPr="00474489">
        <w:rPr>
          <w:i w:val="0"/>
          <w:iCs w:val="0"/>
          <w:color w:val="auto"/>
          <w:sz w:val="16"/>
          <w:szCs w:val="16"/>
        </w:rPr>
        <w:fldChar w:fldCharType="begin"/>
      </w:r>
      <w:r w:rsidRPr="00474489">
        <w:rPr>
          <w:i w:val="0"/>
          <w:iCs w:val="0"/>
          <w:color w:val="auto"/>
          <w:sz w:val="16"/>
          <w:szCs w:val="16"/>
        </w:rPr>
        <w:instrText xml:space="preserve"> SEQ Figure \* ARABIC </w:instrText>
      </w:r>
      <w:r w:rsidRPr="00474489">
        <w:rPr>
          <w:i w:val="0"/>
          <w:iCs w:val="0"/>
          <w:color w:val="auto"/>
          <w:sz w:val="16"/>
          <w:szCs w:val="16"/>
        </w:rPr>
        <w:fldChar w:fldCharType="separate"/>
      </w:r>
      <w:r w:rsidR="00733CDD">
        <w:rPr>
          <w:i w:val="0"/>
          <w:iCs w:val="0"/>
          <w:noProof/>
          <w:color w:val="auto"/>
          <w:sz w:val="16"/>
          <w:szCs w:val="16"/>
        </w:rPr>
        <w:t>9</w:t>
      </w:r>
      <w:r w:rsidRPr="00474489">
        <w:rPr>
          <w:i w:val="0"/>
          <w:iCs w:val="0"/>
          <w:color w:val="auto"/>
          <w:sz w:val="16"/>
          <w:szCs w:val="16"/>
        </w:rPr>
        <w:fldChar w:fldCharType="end"/>
      </w:r>
      <w:r w:rsidRPr="00474489">
        <w:rPr>
          <w:i w:val="0"/>
          <w:iCs w:val="0"/>
          <w:color w:val="auto"/>
          <w:sz w:val="16"/>
          <w:szCs w:val="16"/>
        </w:rPr>
        <w:t xml:space="preserve">: </w:t>
      </w:r>
      <w:r w:rsidR="00474489" w:rsidRPr="00474489">
        <w:rPr>
          <w:rFonts w:asciiTheme="majorBidi" w:hAnsiTheme="majorBidi" w:cstheme="majorBidi"/>
          <w:i w:val="0"/>
          <w:iCs w:val="0"/>
          <w:color w:val="auto"/>
          <w:sz w:val="16"/>
          <w:szCs w:val="16"/>
        </w:rPr>
        <w:t>Comparison of RS09 and PADRE adjuvants across single-dose and booster-dose conditions, showing no significant differences in MHC-I and MHC-II binding scores. Both adjuvants demonstrated comparable immunostimulatory performance</w:t>
      </w:r>
    </w:p>
    <w:p w14:paraId="0C8D6629" w14:textId="63A4EE44" w:rsidR="001A6C9C" w:rsidRPr="004A33DF" w:rsidRDefault="001A6C9C" w:rsidP="004A33DF">
      <w:pPr>
        <w:pStyle w:val="Caption"/>
        <w:keepNext/>
        <w:rPr>
          <w:i w:val="0"/>
          <w:iCs w:val="0"/>
          <w:color w:val="auto"/>
          <w:sz w:val="16"/>
          <w:szCs w:val="16"/>
        </w:rPr>
      </w:pPr>
      <w:r w:rsidRPr="004A33DF">
        <w:rPr>
          <w:i w:val="0"/>
          <w:iCs w:val="0"/>
          <w:color w:val="auto"/>
          <w:sz w:val="16"/>
          <w:szCs w:val="16"/>
        </w:rPr>
        <w:t>Table S</w:t>
      </w:r>
      <w:r w:rsidRPr="004A33DF">
        <w:rPr>
          <w:i w:val="0"/>
          <w:iCs w:val="0"/>
          <w:color w:val="auto"/>
          <w:sz w:val="16"/>
          <w:szCs w:val="16"/>
        </w:rPr>
        <w:fldChar w:fldCharType="begin"/>
      </w:r>
      <w:r w:rsidRPr="004A33DF">
        <w:rPr>
          <w:i w:val="0"/>
          <w:iCs w:val="0"/>
          <w:color w:val="auto"/>
          <w:sz w:val="16"/>
          <w:szCs w:val="16"/>
        </w:rPr>
        <w:instrText xml:space="preserve"> SEQ Table \* ARABIC </w:instrText>
      </w:r>
      <w:r w:rsidRPr="004A33DF">
        <w:rPr>
          <w:i w:val="0"/>
          <w:iCs w:val="0"/>
          <w:color w:val="auto"/>
          <w:sz w:val="16"/>
          <w:szCs w:val="16"/>
        </w:rPr>
        <w:fldChar w:fldCharType="separate"/>
      </w:r>
      <w:r w:rsidR="00733CDD">
        <w:rPr>
          <w:i w:val="0"/>
          <w:iCs w:val="0"/>
          <w:noProof/>
          <w:color w:val="auto"/>
          <w:sz w:val="16"/>
          <w:szCs w:val="16"/>
        </w:rPr>
        <w:t>14</w:t>
      </w:r>
      <w:r w:rsidRPr="004A33DF">
        <w:rPr>
          <w:i w:val="0"/>
          <w:iCs w:val="0"/>
          <w:noProof/>
          <w:color w:val="auto"/>
          <w:sz w:val="16"/>
          <w:szCs w:val="16"/>
        </w:rPr>
        <w:fldChar w:fldCharType="end"/>
      </w:r>
      <w:r w:rsidRPr="004A33DF">
        <w:rPr>
          <w:i w:val="0"/>
          <w:iCs w:val="0"/>
          <w:color w:val="auto"/>
          <w:sz w:val="16"/>
          <w:szCs w:val="16"/>
        </w:rPr>
        <w:t>:</w:t>
      </w:r>
      <w:r w:rsidR="004A33DF" w:rsidRPr="004A33DF">
        <w:rPr>
          <w:i w:val="0"/>
          <w:iCs w:val="0"/>
          <w:color w:val="auto"/>
          <w:sz w:val="16"/>
          <w:szCs w:val="16"/>
        </w:rPr>
        <w:t xml:space="preserve"> Comparison of RS09 and PADRE adjuvants in booster doses, with no significant differences in MHC-I or MHC-II binding scores. This highlights the robustness of the </w:t>
      </w:r>
      <w:r w:rsidR="008354EB">
        <w:rPr>
          <w:i w:val="0"/>
          <w:iCs w:val="0"/>
          <w:color w:val="auto"/>
          <w:sz w:val="16"/>
          <w:szCs w:val="16"/>
        </w:rPr>
        <w:t>Construct</w:t>
      </w:r>
      <w:r w:rsidR="004A33DF" w:rsidRPr="004A33DF">
        <w:rPr>
          <w:i w:val="0"/>
          <w:iCs w:val="0"/>
          <w:color w:val="auto"/>
          <w:sz w:val="16"/>
          <w:szCs w:val="16"/>
        </w:rPr>
        <w:t xml:space="preserve"> design to adjuvant selection.</w:t>
      </w:r>
    </w:p>
    <w:tbl>
      <w:tblPr>
        <w:tblStyle w:val="TableGrid"/>
        <w:tblW w:w="0" w:type="auto"/>
        <w:tblLook w:val="04A0" w:firstRow="1" w:lastRow="0" w:firstColumn="1" w:lastColumn="0" w:noHBand="0" w:noVBand="1"/>
      </w:tblPr>
      <w:tblGrid>
        <w:gridCol w:w="2833"/>
        <w:gridCol w:w="1056"/>
        <w:gridCol w:w="1361"/>
      </w:tblGrid>
      <w:tr w:rsidR="001A6C9C" w:rsidRPr="00FE26A9" w14:paraId="2361D16E" w14:textId="77777777" w:rsidTr="00FF30C1">
        <w:tc>
          <w:tcPr>
            <w:tcW w:w="0" w:type="auto"/>
            <w:hideMark/>
          </w:tcPr>
          <w:p w14:paraId="2794E59F"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Comparison</w:t>
            </w:r>
          </w:p>
        </w:tc>
        <w:tc>
          <w:tcPr>
            <w:tcW w:w="0" w:type="auto"/>
            <w:hideMark/>
          </w:tcPr>
          <w:p w14:paraId="1639DD7B"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t-test p-value</w:t>
            </w:r>
          </w:p>
        </w:tc>
        <w:tc>
          <w:tcPr>
            <w:tcW w:w="0" w:type="auto"/>
            <w:hideMark/>
          </w:tcPr>
          <w:p w14:paraId="44F26D8F"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Wilcoxon p-value</w:t>
            </w:r>
          </w:p>
        </w:tc>
      </w:tr>
      <w:tr w:rsidR="001A6C9C" w:rsidRPr="00FE26A9" w14:paraId="0421A2F9" w14:textId="77777777" w:rsidTr="00FF30C1">
        <w:tc>
          <w:tcPr>
            <w:tcW w:w="0" w:type="auto"/>
            <w:hideMark/>
          </w:tcPr>
          <w:p w14:paraId="7AAC3190"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MHC-I RS09 vs. PADRE (Booster)</w:t>
            </w:r>
          </w:p>
        </w:tc>
        <w:tc>
          <w:tcPr>
            <w:tcW w:w="0" w:type="auto"/>
            <w:hideMark/>
          </w:tcPr>
          <w:p w14:paraId="3AF661E4"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0.9809</w:t>
            </w:r>
          </w:p>
        </w:tc>
        <w:tc>
          <w:tcPr>
            <w:tcW w:w="0" w:type="auto"/>
            <w:hideMark/>
          </w:tcPr>
          <w:p w14:paraId="191635FB"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0.5929</w:t>
            </w:r>
          </w:p>
        </w:tc>
      </w:tr>
      <w:tr w:rsidR="001A6C9C" w:rsidRPr="00FE26A9" w14:paraId="5E198EE8" w14:textId="77777777" w:rsidTr="00FF30C1">
        <w:tc>
          <w:tcPr>
            <w:tcW w:w="0" w:type="auto"/>
            <w:hideMark/>
          </w:tcPr>
          <w:p w14:paraId="1975D432"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MHC-II RS09 vs. PADRE (Booster)</w:t>
            </w:r>
          </w:p>
        </w:tc>
        <w:tc>
          <w:tcPr>
            <w:tcW w:w="0" w:type="auto"/>
            <w:hideMark/>
          </w:tcPr>
          <w:p w14:paraId="585A3C4F"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0.9779</w:t>
            </w:r>
          </w:p>
        </w:tc>
        <w:tc>
          <w:tcPr>
            <w:tcW w:w="0" w:type="auto"/>
            <w:hideMark/>
          </w:tcPr>
          <w:p w14:paraId="18C87ABE"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0.5929</w:t>
            </w:r>
          </w:p>
        </w:tc>
      </w:tr>
      <w:tr w:rsidR="001A6C9C" w:rsidRPr="00FE26A9" w14:paraId="70A25301" w14:textId="77777777" w:rsidTr="00FF30C1">
        <w:tc>
          <w:tcPr>
            <w:tcW w:w="0" w:type="auto"/>
            <w:hideMark/>
          </w:tcPr>
          <w:p w14:paraId="158C49DA"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MHC-I RS09 vs. PADRE (Single Dose)</w:t>
            </w:r>
          </w:p>
        </w:tc>
        <w:tc>
          <w:tcPr>
            <w:tcW w:w="0" w:type="auto"/>
            <w:hideMark/>
          </w:tcPr>
          <w:p w14:paraId="41F9F56E"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0.9653</w:t>
            </w:r>
          </w:p>
        </w:tc>
        <w:tc>
          <w:tcPr>
            <w:tcW w:w="0" w:type="auto"/>
            <w:hideMark/>
          </w:tcPr>
          <w:p w14:paraId="2D495082"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0.5929</w:t>
            </w:r>
          </w:p>
        </w:tc>
      </w:tr>
      <w:tr w:rsidR="001A6C9C" w:rsidRPr="00FE26A9" w14:paraId="5F0E528A" w14:textId="77777777" w:rsidTr="00FF30C1">
        <w:tc>
          <w:tcPr>
            <w:tcW w:w="0" w:type="auto"/>
            <w:hideMark/>
          </w:tcPr>
          <w:p w14:paraId="1E574E04"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MHC-II RS09 vs. PADRE (Single Dose)</w:t>
            </w:r>
          </w:p>
        </w:tc>
        <w:tc>
          <w:tcPr>
            <w:tcW w:w="0" w:type="auto"/>
            <w:hideMark/>
          </w:tcPr>
          <w:p w14:paraId="1658C4A6"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0.9679</w:t>
            </w:r>
          </w:p>
        </w:tc>
        <w:tc>
          <w:tcPr>
            <w:tcW w:w="0" w:type="auto"/>
            <w:hideMark/>
          </w:tcPr>
          <w:p w14:paraId="667CDBEF" w14:textId="77777777" w:rsidR="001A6C9C" w:rsidRPr="00FE26A9" w:rsidRDefault="001A6C9C" w:rsidP="00FF30C1">
            <w:pPr>
              <w:jc w:val="both"/>
              <w:rPr>
                <w:rFonts w:asciiTheme="majorBidi" w:hAnsiTheme="majorBidi" w:cstheme="majorBidi"/>
                <w:sz w:val="16"/>
                <w:szCs w:val="16"/>
              </w:rPr>
            </w:pPr>
            <w:r w:rsidRPr="00FE26A9">
              <w:rPr>
                <w:rFonts w:asciiTheme="majorBidi" w:hAnsiTheme="majorBidi" w:cstheme="majorBidi"/>
                <w:sz w:val="16"/>
                <w:szCs w:val="16"/>
              </w:rPr>
              <w:t>0.5929</w:t>
            </w:r>
          </w:p>
        </w:tc>
      </w:tr>
    </w:tbl>
    <w:p w14:paraId="3BAEA87C" w14:textId="77777777" w:rsidR="00666974" w:rsidRDefault="00666974" w:rsidP="009A033E">
      <w:pPr>
        <w:keepNext/>
        <w:jc w:val="both"/>
      </w:pPr>
    </w:p>
    <w:p w14:paraId="483E9A80" w14:textId="221989A1" w:rsidR="009D31EC" w:rsidRPr="00805DF4" w:rsidRDefault="009D31EC" w:rsidP="00805DF4">
      <w:pPr>
        <w:pStyle w:val="Caption"/>
        <w:keepNext/>
        <w:rPr>
          <w:i w:val="0"/>
          <w:iCs w:val="0"/>
          <w:color w:val="auto"/>
          <w:sz w:val="16"/>
          <w:szCs w:val="16"/>
        </w:rPr>
      </w:pPr>
      <w:r w:rsidRPr="00805DF4">
        <w:rPr>
          <w:i w:val="0"/>
          <w:iCs w:val="0"/>
          <w:color w:val="auto"/>
          <w:sz w:val="16"/>
          <w:szCs w:val="16"/>
        </w:rPr>
        <w:t xml:space="preserve">Table </w:t>
      </w:r>
      <w:r w:rsidR="00E3630B" w:rsidRPr="00805DF4">
        <w:rPr>
          <w:i w:val="0"/>
          <w:iCs w:val="0"/>
          <w:color w:val="auto"/>
          <w:sz w:val="16"/>
          <w:szCs w:val="16"/>
        </w:rPr>
        <w:t>S</w:t>
      </w:r>
      <w:r w:rsidR="00BC68A7" w:rsidRPr="00805DF4">
        <w:rPr>
          <w:i w:val="0"/>
          <w:iCs w:val="0"/>
          <w:color w:val="auto"/>
          <w:sz w:val="16"/>
          <w:szCs w:val="16"/>
        </w:rPr>
        <w:fldChar w:fldCharType="begin"/>
      </w:r>
      <w:r w:rsidR="00BC68A7" w:rsidRPr="00805DF4">
        <w:rPr>
          <w:i w:val="0"/>
          <w:iCs w:val="0"/>
          <w:color w:val="auto"/>
          <w:sz w:val="16"/>
          <w:szCs w:val="16"/>
        </w:rPr>
        <w:instrText xml:space="preserve"> SEQ Table \* ARABIC </w:instrText>
      </w:r>
      <w:r w:rsidR="00BC68A7" w:rsidRPr="00805DF4">
        <w:rPr>
          <w:i w:val="0"/>
          <w:iCs w:val="0"/>
          <w:color w:val="auto"/>
          <w:sz w:val="16"/>
          <w:szCs w:val="16"/>
        </w:rPr>
        <w:fldChar w:fldCharType="separate"/>
      </w:r>
      <w:r w:rsidR="00733CDD">
        <w:rPr>
          <w:i w:val="0"/>
          <w:iCs w:val="0"/>
          <w:noProof/>
          <w:color w:val="auto"/>
          <w:sz w:val="16"/>
          <w:szCs w:val="16"/>
        </w:rPr>
        <w:t>15</w:t>
      </w:r>
      <w:r w:rsidR="00BC68A7" w:rsidRPr="00805DF4">
        <w:rPr>
          <w:i w:val="0"/>
          <w:iCs w:val="0"/>
          <w:noProof/>
          <w:color w:val="auto"/>
          <w:sz w:val="16"/>
          <w:szCs w:val="16"/>
        </w:rPr>
        <w:fldChar w:fldCharType="end"/>
      </w:r>
      <w:r w:rsidRPr="00805DF4">
        <w:rPr>
          <w:i w:val="0"/>
          <w:iCs w:val="0"/>
          <w:color w:val="auto"/>
          <w:sz w:val="16"/>
          <w:szCs w:val="16"/>
        </w:rPr>
        <w:t>:</w:t>
      </w:r>
      <w:r w:rsidR="00805DF4" w:rsidRPr="00805DF4">
        <w:rPr>
          <w:i w:val="0"/>
          <w:iCs w:val="0"/>
          <w:color w:val="auto"/>
          <w:sz w:val="16"/>
          <w:szCs w:val="16"/>
        </w:rPr>
        <w:t xml:space="preserve"> Statistical comparison of T-cell activation between different dosing conditions, showing significantly enhanced activation in booster-dose groups compared to single-dose or no-adjuvant conditions.</w:t>
      </w:r>
    </w:p>
    <w:tbl>
      <w:tblPr>
        <w:tblStyle w:val="TableGrid"/>
        <w:tblW w:w="0" w:type="auto"/>
        <w:tblLook w:val="04A0" w:firstRow="1" w:lastRow="0" w:firstColumn="1" w:lastColumn="0" w:noHBand="0" w:noVBand="1"/>
      </w:tblPr>
      <w:tblGrid>
        <w:gridCol w:w="3317"/>
        <w:gridCol w:w="1056"/>
        <w:gridCol w:w="1361"/>
      </w:tblGrid>
      <w:tr w:rsidR="00D67A45" w:rsidRPr="009D31EC" w14:paraId="11FB5FFD" w14:textId="77777777" w:rsidTr="002A5C39">
        <w:tc>
          <w:tcPr>
            <w:tcW w:w="0" w:type="auto"/>
            <w:hideMark/>
          </w:tcPr>
          <w:p w14:paraId="7F668610"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Comparison</w:t>
            </w:r>
          </w:p>
        </w:tc>
        <w:tc>
          <w:tcPr>
            <w:tcW w:w="0" w:type="auto"/>
            <w:hideMark/>
          </w:tcPr>
          <w:p w14:paraId="1B3221A8"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t-test p-value</w:t>
            </w:r>
          </w:p>
        </w:tc>
        <w:tc>
          <w:tcPr>
            <w:tcW w:w="0" w:type="auto"/>
            <w:hideMark/>
          </w:tcPr>
          <w:p w14:paraId="6D41D7A9"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Wilcoxon p-value</w:t>
            </w:r>
          </w:p>
        </w:tc>
      </w:tr>
      <w:tr w:rsidR="00D67A45" w:rsidRPr="009D31EC" w14:paraId="633ADB65" w14:textId="77777777" w:rsidTr="002A5C39">
        <w:tc>
          <w:tcPr>
            <w:tcW w:w="0" w:type="auto"/>
            <w:hideMark/>
          </w:tcPr>
          <w:p w14:paraId="739E2E78"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T-Cell Activation No Adjuvant vs. Single Dose</w:t>
            </w:r>
          </w:p>
        </w:tc>
        <w:tc>
          <w:tcPr>
            <w:tcW w:w="0" w:type="auto"/>
            <w:hideMark/>
          </w:tcPr>
          <w:p w14:paraId="1669AF54"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0.0796</w:t>
            </w:r>
          </w:p>
        </w:tc>
        <w:tc>
          <w:tcPr>
            <w:tcW w:w="0" w:type="auto"/>
            <w:hideMark/>
          </w:tcPr>
          <w:p w14:paraId="6F77D532"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0.0833</w:t>
            </w:r>
          </w:p>
        </w:tc>
      </w:tr>
      <w:tr w:rsidR="00D67A45" w:rsidRPr="009D31EC" w14:paraId="654F8649" w14:textId="77777777" w:rsidTr="002A5C39">
        <w:tc>
          <w:tcPr>
            <w:tcW w:w="0" w:type="auto"/>
            <w:hideMark/>
          </w:tcPr>
          <w:p w14:paraId="63FF91D3"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T-Cell Activation No Adjuvant vs. Booster Dose</w:t>
            </w:r>
          </w:p>
        </w:tc>
        <w:tc>
          <w:tcPr>
            <w:tcW w:w="0" w:type="auto"/>
            <w:hideMark/>
          </w:tcPr>
          <w:p w14:paraId="5E8A2737"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0.0411</w:t>
            </w:r>
          </w:p>
        </w:tc>
        <w:tc>
          <w:tcPr>
            <w:tcW w:w="0" w:type="auto"/>
            <w:hideMark/>
          </w:tcPr>
          <w:p w14:paraId="750F4178"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0.0588</w:t>
            </w:r>
          </w:p>
        </w:tc>
      </w:tr>
      <w:tr w:rsidR="00D67A45" w:rsidRPr="009D31EC" w14:paraId="171A551B" w14:textId="77777777" w:rsidTr="002A5C39">
        <w:tc>
          <w:tcPr>
            <w:tcW w:w="0" w:type="auto"/>
            <w:hideMark/>
          </w:tcPr>
          <w:p w14:paraId="36DF9BBA"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T-Cell Activation Single Dose vs. Booster Dose</w:t>
            </w:r>
          </w:p>
        </w:tc>
        <w:tc>
          <w:tcPr>
            <w:tcW w:w="0" w:type="auto"/>
            <w:hideMark/>
          </w:tcPr>
          <w:p w14:paraId="3B65F60D"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0.0331</w:t>
            </w:r>
          </w:p>
        </w:tc>
        <w:tc>
          <w:tcPr>
            <w:tcW w:w="0" w:type="auto"/>
            <w:hideMark/>
          </w:tcPr>
          <w:p w14:paraId="519D3580" w14:textId="77777777" w:rsidR="00D67A45" w:rsidRPr="009D31EC" w:rsidRDefault="00D67A45" w:rsidP="002A5C39">
            <w:pPr>
              <w:jc w:val="both"/>
              <w:rPr>
                <w:rFonts w:asciiTheme="majorBidi" w:hAnsiTheme="majorBidi" w:cstheme="majorBidi"/>
                <w:sz w:val="16"/>
                <w:szCs w:val="16"/>
              </w:rPr>
            </w:pPr>
            <w:r w:rsidRPr="009D31EC">
              <w:rPr>
                <w:rFonts w:asciiTheme="majorBidi" w:hAnsiTheme="majorBidi" w:cstheme="majorBidi"/>
                <w:sz w:val="16"/>
                <w:szCs w:val="16"/>
              </w:rPr>
              <w:t>0.0455</w:t>
            </w:r>
          </w:p>
        </w:tc>
      </w:tr>
    </w:tbl>
    <w:p w14:paraId="683FABF9" w14:textId="6DD5DA76" w:rsidR="00D67A45" w:rsidRPr="00360123" w:rsidRDefault="00D67A45" w:rsidP="00D67A45">
      <w:pPr>
        <w:jc w:val="both"/>
        <w:rPr>
          <w:rFonts w:asciiTheme="majorBidi" w:hAnsiTheme="majorBidi" w:cstheme="majorBidi"/>
        </w:rPr>
      </w:pPr>
    </w:p>
    <w:p w14:paraId="298BF359" w14:textId="399C1C91" w:rsidR="00E507E9" w:rsidRPr="00E507E9" w:rsidRDefault="00E507E9" w:rsidP="00E507E9">
      <w:pPr>
        <w:keepNext/>
        <w:spacing w:after="200" w:line="240" w:lineRule="auto"/>
        <w:rPr>
          <w:rFonts w:eastAsia="Times New Roman" w:cs="Times New Roman"/>
          <w:kern w:val="0"/>
          <w:sz w:val="16"/>
          <w:szCs w:val="16"/>
          <w14:ligatures w14:val="none"/>
        </w:rPr>
      </w:pPr>
      <w:r w:rsidRPr="00E507E9">
        <w:rPr>
          <w:rFonts w:eastAsia="Times New Roman" w:cs="Times New Roman"/>
          <w:kern w:val="0"/>
          <w:sz w:val="16"/>
          <w:szCs w:val="16"/>
          <w14:ligatures w14:val="none"/>
        </w:rPr>
        <w:t>Table S</w:t>
      </w:r>
      <w:r w:rsidRPr="00E507E9">
        <w:rPr>
          <w:rFonts w:eastAsia="Times New Roman" w:cs="Times New Roman"/>
          <w:kern w:val="0"/>
          <w:sz w:val="16"/>
          <w:szCs w:val="16"/>
          <w14:ligatures w14:val="none"/>
        </w:rPr>
        <w:fldChar w:fldCharType="begin"/>
      </w:r>
      <w:r w:rsidRPr="00E507E9">
        <w:rPr>
          <w:rFonts w:eastAsia="Times New Roman" w:cs="Times New Roman"/>
          <w:kern w:val="0"/>
          <w:sz w:val="16"/>
          <w:szCs w:val="16"/>
          <w14:ligatures w14:val="none"/>
        </w:rPr>
        <w:instrText xml:space="preserve"> SEQ Table \* ARABIC </w:instrText>
      </w:r>
      <w:r w:rsidRPr="00E507E9">
        <w:rPr>
          <w:rFonts w:eastAsia="Times New Roman" w:cs="Times New Roman"/>
          <w:kern w:val="0"/>
          <w:sz w:val="16"/>
          <w:szCs w:val="16"/>
          <w14:ligatures w14:val="none"/>
        </w:rPr>
        <w:fldChar w:fldCharType="separate"/>
      </w:r>
      <w:r w:rsidR="008354EB">
        <w:rPr>
          <w:rFonts w:eastAsia="Times New Roman" w:cs="Times New Roman"/>
          <w:noProof/>
          <w:kern w:val="0"/>
          <w:sz w:val="16"/>
          <w:szCs w:val="16"/>
          <w14:ligatures w14:val="none"/>
        </w:rPr>
        <w:t>16</w:t>
      </w:r>
      <w:r w:rsidRPr="00E507E9">
        <w:rPr>
          <w:rFonts w:eastAsia="Times New Roman" w:cs="Times New Roman"/>
          <w:noProof/>
          <w:kern w:val="0"/>
          <w:sz w:val="16"/>
          <w:szCs w:val="16"/>
          <w14:ligatures w14:val="none"/>
        </w:rPr>
        <w:fldChar w:fldCharType="end"/>
      </w:r>
      <w:r w:rsidRPr="00E507E9">
        <w:rPr>
          <w:rFonts w:eastAsia="Times New Roman" w:cs="Times New Roman"/>
          <w:noProof/>
          <w:kern w:val="0"/>
          <w:sz w:val="16"/>
          <w:szCs w:val="16"/>
          <w14:ligatures w14:val="none"/>
        </w:rPr>
        <w:t xml:space="preserve">: Docking scores of </w:t>
      </w:r>
      <w:r w:rsidR="008354EB">
        <w:rPr>
          <w:rFonts w:eastAsia="Times New Roman" w:cs="Times New Roman"/>
          <w:noProof/>
          <w:kern w:val="0"/>
          <w:sz w:val="16"/>
          <w:szCs w:val="16"/>
          <w14:ligatures w14:val="none"/>
        </w:rPr>
        <w:t>Construct</w:t>
      </w:r>
      <w:r w:rsidRPr="00E507E9">
        <w:rPr>
          <w:rFonts w:eastAsia="Times New Roman" w:cs="Times New Roman"/>
          <w:noProof/>
          <w:kern w:val="0"/>
          <w:sz w:val="16"/>
          <w:szCs w:val="16"/>
          <w14:ligatures w14:val="none"/>
        </w:rPr>
        <w:t xml:space="preserve"> constructs against four immune-relevant receptors, showing adjuvanted vs non-adjuvanted configurations.</w:t>
      </w:r>
    </w:p>
    <w:tbl>
      <w:tblPr>
        <w:tblStyle w:val="TableGrid5"/>
        <w:tblW w:w="0" w:type="auto"/>
        <w:tblLook w:val="04A0" w:firstRow="1" w:lastRow="0" w:firstColumn="1" w:lastColumn="0" w:noHBand="0" w:noVBand="1"/>
      </w:tblPr>
      <w:tblGrid>
        <w:gridCol w:w="960"/>
        <w:gridCol w:w="960"/>
        <w:gridCol w:w="1405"/>
        <w:gridCol w:w="1752"/>
      </w:tblGrid>
      <w:tr w:rsidR="00E507E9" w:rsidRPr="00E507E9" w14:paraId="4E5DAA8E" w14:textId="77777777" w:rsidTr="00FF30C1">
        <w:trPr>
          <w:trHeight w:val="300"/>
        </w:trPr>
        <w:tc>
          <w:tcPr>
            <w:tcW w:w="960" w:type="dxa"/>
            <w:noWrap/>
            <w:hideMark/>
          </w:tcPr>
          <w:p w14:paraId="7903688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Receptor</w:t>
            </w:r>
          </w:p>
        </w:tc>
        <w:tc>
          <w:tcPr>
            <w:tcW w:w="960" w:type="dxa"/>
            <w:noWrap/>
            <w:hideMark/>
          </w:tcPr>
          <w:p w14:paraId="12CF1DE1" w14:textId="75E3FC48"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p>
        </w:tc>
        <w:tc>
          <w:tcPr>
            <w:tcW w:w="1405" w:type="dxa"/>
            <w:noWrap/>
            <w:hideMark/>
          </w:tcPr>
          <w:p w14:paraId="2EB9F1D1" w14:textId="77777777" w:rsidR="00E507E9" w:rsidRPr="00E507E9" w:rsidRDefault="00E507E9" w:rsidP="00E507E9">
            <w:pPr>
              <w:jc w:val="both"/>
              <w:rPr>
                <w:rFonts w:eastAsia="Times New Roman" w:cs="Times New Roman"/>
                <w:kern w:val="0"/>
                <w:sz w:val="12"/>
                <w:szCs w:val="12"/>
                <w14:ligatures w14:val="none"/>
              </w:rPr>
            </w:pPr>
            <w:proofErr w:type="spellStart"/>
            <w:r w:rsidRPr="00E507E9">
              <w:rPr>
                <w:rFonts w:eastAsia="Times New Roman" w:cs="Times New Roman"/>
                <w:kern w:val="0"/>
                <w:sz w:val="12"/>
                <w:szCs w:val="12"/>
                <w14:ligatures w14:val="none"/>
              </w:rPr>
              <w:t>Adjuvant_score</w:t>
            </w:r>
            <w:proofErr w:type="spellEnd"/>
          </w:p>
        </w:tc>
        <w:tc>
          <w:tcPr>
            <w:tcW w:w="1752" w:type="dxa"/>
            <w:noWrap/>
            <w:hideMark/>
          </w:tcPr>
          <w:p w14:paraId="2E7EB7CB" w14:textId="77777777" w:rsidR="00E507E9" w:rsidRPr="00E507E9" w:rsidRDefault="00E507E9" w:rsidP="00E507E9">
            <w:pPr>
              <w:jc w:val="both"/>
              <w:rPr>
                <w:rFonts w:eastAsia="Times New Roman" w:cs="Times New Roman"/>
                <w:kern w:val="0"/>
                <w:sz w:val="12"/>
                <w:szCs w:val="12"/>
                <w14:ligatures w14:val="none"/>
              </w:rPr>
            </w:pPr>
            <w:proofErr w:type="spellStart"/>
            <w:r w:rsidRPr="00E507E9">
              <w:rPr>
                <w:rFonts w:eastAsia="Times New Roman" w:cs="Times New Roman"/>
                <w:kern w:val="0"/>
                <w:sz w:val="12"/>
                <w:szCs w:val="12"/>
                <w14:ligatures w14:val="none"/>
              </w:rPr>
              <w:t>Nonadjuvant_score</w:t>
            </w:r>
            <w:proofErr w:type="spellEnd"/>
          </w:p>
        </w:tc>
      </w:tr>
      <w:tr w:rsidR="00E507E9" w:rsidRPr="00E507E9" w14:paraId="085EFB46" w14:textId="77777777" w:rsidTr="00FF30C1">
        <w:trPr>
          <w:trHeight w:val="300"/>
        </w:trPr>
        <w:tc>
          <w:tcPr>
            <w:tcW w:w="960" w:type="dxa"/>
            <w:noWrap/>
            <w:hideMark/>
          </w:tcPr>
          <w:p w14:paraId="7A64F22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0DABE4CC" w14:textId="5E8027E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15</w:t>
            </w:r>
          </w:p>
        </w:tc>
        <w:tc>
          <w:tcPr>
            <w:tcW w:w="1405" w:type="dxa"/>
            <w:noWrap/>
            <w:hideMark/>
          </w:tcPr>
          <w:p w14:paraId="167512F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-1613.45</w:t>
            </w:r>
          </w:p>
        </w:tc>
        <w:tc>
          <w:tcPr>
            <w:tcW w:w="1752" w:type="dxa"/>
            <w:noWrap/>
            <w:hideMark/>
          </w:tcPr>
          <w:p w14:paraId="24666C8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-1483.71</w:t>
            </w:r>
          </w:p>
        </w:tc>
      </w:tr>
      <w:tr w:rsidR="00E507E9" w:rsidRPr="00E507E9" w14:paraId="580D1F7A" w14:textId="77777777" w:rsidTr="00FF30C1">
        <w:trPr>
          <w:trHeight w:val="300"/>
        </w:trPr>
        <w:tc>
          <w:tcPr>
            <w:tcW w:w="960" w:type="dxa"/>
            <w:noWrap/>
            <w:hideMark/>
          </w:tcPr>
          <w:p w14:paraId="3EDA59B0"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59AF83B0" w14:textId="7D5F7E2B"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14</w:t>
            </w:r>
          </w:p>
        </w:tc>
        <w:tc>
          <w:tcPr>
            <w:tcW w:w="1405" w:type="dxa"/>
            <w:noWrap/>
            <w:hideMark/>
          </w:tcPr>
          <w:p w14:paraId="3D5BCD1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-1477.2</w:t>
            </w:r>
          </w:p>
        </w:tc>
        <w:tc>
          <w:tcPr>
            <w:tcW w:w="1752" w:type="dxa"/>
            <w:noWrap/>
            <w:hideMark/>
          </w:tcPr>
          <w:p w14:paraId="05D85A4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-1337.16</w:t>
            </w:r>
          </w:p>
        </w:tc>
      </w:tr>
      <w:tr w:rsidR="00E507E9" w:rsidRPr="00E507E9" w14:paraId="1C659D80" w14:textId="77777777" w:rsidTr="00FF30C1">
        <w:trPr>
          <w:trHeight w:val="300"/>
        </w:trPr>
        <w:tc>
          <w:tcPr>
            <w:tcW w:w="960" w:type="dxa"/>
            <w:noWrap/>
            <w:hideMark/>
          </w:tcPr>
          <w:p w14:paraId="0A7D6D8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08E09916" w14:textId="46A36428"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16</w:t>
            </w:r>
          </w:p>
        </w:tc>
        <w:tc>
          <w:tcPr>
            <w:tcW w:w="1405" w:type="dxa"/>
            <w:noWrap/>
            <w:hideMark/>
          </w:tcPr>
          <w:p w14:paraId="2B5D92D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-1437.75</w:t>
            </w:r>
          </w:p>
        </w:tc>
        <w:tc>
          <w:tcPr>
            <w:tcW w:w="1752" w:type="dxa"/>
            <w:noWrap/>
            <w:hideMark/>
          </w:tcPr>
          <w:p w14:paraId="3FD6541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-1433.14</w:t>
            </w:r>
          </w:p>
        </w:tc>
      </w:tr>
      <w:tr w:rsidR="00E507E9" w:rsidRPr="00E507E9" w14:paraId="4BCEC320" w14:textId="77777777" w:rsidTr="00FF30C1">
        <w:trPr>
          <w:trHeight w:val="300"/>
        </w:trPr>
        <w:tc>
          <w:tcPr>
            <w:tcW w:w="960" w:type="dxa"/>
            <w:noWrap/>
            <w:hideMark/>
          </w:tcPr>
          <w:p w14:paraId="0157FD7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27A44A8D" w14:textId="71041FF7"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13</w:t>
            </w:r>
          </w:p>
        </w:tc>
        <w:tc>
          <w:tcPr>
            <w:tcW w:w="1405" w:type="dxa"/>
            <w:noWrap/>
            <w:hideMark/>
          </w:tcPr>
          <w:p w14:paraId="64CCC82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-1409.85</w:t>
            </w:r>
          </w:p>
        </w:tc>
        <w:tc>
          <w:tcPr>
            <w:tcW w:w="1752" w:type="dxa"/>
            <w:noWrap/>
            <w:hideMark/>
          </w:tcPr>
          <w:p w14:paraId="1F27901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-1378.85</w:t>
            </w:r>
          </w:p>
        </w:tc>
      </w:tr>
      <w:tr w:rsidR="00E507E9" w:rsidRPr="00E507E9" w14:paraId="12052357" w14:textId="77777777" w:rsidTr="00FF30C1">
        <w:trPr>
          <w:trHeight w:val="300"/>
        </w:trPr>
        <w:tc>
          <w:tcPr>
            <w:tcW w:w="960" w:type="dxa"/>
            <w:noWrap/>
            <w:hideMark/>
          </w:tcPr>
          <w:p w14:paraId="5620927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3AA0CCE2" w14:textId="4E10117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4</w:t>
            </w:r>
          </w:p>
        </w:tc>
        <w:tc>
          <w:tcPr>
            <w:tcW w:w="1405" w:type="dxa"/>
            <w:noWrap/>
            <w:hideMark/>
          </w:tcPr>
          <w:p w14:paraId="45E0BD2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-1283.26</w:t>
            </w:r>
          </w:p>
        </w:tc>
        <w:tc>
          <w:tcPr>
            <w:tcW w:w="1752" w:type="dxa"/>
            <w:noWrap/>
            <w:hideMark/>
          </w:tcPr>
          <w:p w14:paraId="59C5BD8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-1276.44</w:t>
            </w:r>
          </w:p>
        </w:tc>
      </w:tr>
      <w:tr w:rsidR="00E507E9" w:rsidRPr="00E507E9" w14:paraId="65AB96A0" w14:textId="77777777" w:rsidTr="00FF30C1">
        <w:trPr>
          <w:trHeight w:val="300"/>
        </w:trPr>
        <w:tc>
          <w:tcPr>
            <w:tcW w:w="960" w:type="dxa"/>
            <w:noWrap/>
            <w:hideMark/>
          </w:tcPr>
          <w:p w14:paraId="6A2969A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51C78D47" w14:textId="67097290"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8</w:t>
            </w:r>
          </w:p>
        </w:tc>
        <w:tc>
          <w:tcPr>
            <w:tcW w:w="1405" w:type="dxa"/>
            <w:noWrap/>
            <w:hideMark/>
          </w:tcPr>
          <w:p w14:paraId="6F83B38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-1274.51</w:t>
            </w:r>
          </w:p>
        </w:tc>
        <w:tc>
          <w:tcPr>
            <w:tcW w:w="1752" w:type="dxa"/>
            <w:noWrap/>
            <w:hideMark/>
          </w:tcPr>
          <w:p w14:paraId="2A8C5BD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-1220.27</w:t>
            </w:r>
          </w:p>
        </w:tc>
      </w:tr>
      <w:tr w:rsidR="00E507E9" w:rsidRPr="00E507E9" w14:paraId="2E70300D" w14:textId="77777777" w:rsidTr="00FF30C1">
        <w:trPr>
          <w:trHeight w:val="300"/>
        </w:trPr>
        <w:tc>
          <w:tcPr>
            <w:tcW w:w="960" w:type="dxa"/>
            <w:noWrap/>
            <w:hideMark/>
          </w:tcPr>
          <w:p w14:paraId="02BE6453"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5D1B82B7" w14:textId="00B97F21"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3</w:t>
            </w:r>
          </w:p>
        </w:tc>
        <w:tc>
          <w:tcPr>
            <w:tcW w:w="1405" w:type="dxa"/>
            <w:noWrap/>
            <w:hideMark/>
          </w:tcPr>
          <w:p w14:paraId="03729A07"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-1273.16</w:t>
            </w:r>
          </w:p>
        </w:tc>
        <w:tc>
          <w:tcPr>
            <w:tcW w:w="1752" w:type="dxa"/>
            <w:noWrap/>
            <w:hideMark/>
          </w:tcPr>
          <w:p w14:paraId="5E8BA61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-1273.45</w:t>
            </w:r>
          </w:p>
        </w:tc>
      </w:tr>
      <w:tr w:rsidR="00E507E9" w:rsidRPr="00E507E9" w14:paraId="6ED1222C" w14:textId="77777777" w:rsidTr="00FF30C1">
        <w:trPr>
          <w:trHeight w:val="300"/>
        </w:trPr>
        <w:tc>
          <w:tcPr>
            <w:tcW w:w="960" w:type="dxa"/>
            <w:noWrap/>
            <w:hideMark/>
          </w:tcPr>
          <w:p w14:paraId="20F03F30"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3BB4CD75" w14:textId="52E6607E"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10</w:t>
            </w:r>
          </w:p>
        </w:tc>
        <w:tc>
          <w:tcPr>
            <w:tcW w:w="1405" w:type="dxa"/>
            <w:noWrap/>
            <w:hideMark/>
          </w:tcPr>
          <w:p w14:paraId="223AE41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-1272.34</w:t>
            </w:r>
          </w:p>
        </w:tc>
        <w:tc>
          <w:tcPr>
            <w:tcW w:w="1752" w:type="dxa"/>
            <w:noWrap/>
            <w:hideMark/>
          </w:tcPr>
          <w:p w14:paraId="484DE18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-1254.72</w:t>
            </w:r>
          </w:p>
        </w:tc>
      </w:tr>
      <w:tr w:rsidR="00E507E9" w:rsidRPr="00E507E9" w14:paraId="67EAABD4" w14:textId="77777777" w:rsidTr="00FF30C1">
        <w:trPr>
          <w:trHeight w:val="300"/>
        </w:trPr>
        <w:tc>
          <w:tcPr>
            <w:tcW w:w="960" w:type="dxa"/>
            <w:noWrap/>
            <w:hideMark/>
          </w:tcPr>
          <w:p w14:paraId="6818EC0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1F2437CB" w14:textId="76964E8F"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2</w:t>
            </w:r>
          </w:p>
        </w:tc>
        <w:tc>
          <w:tcPr>
            <w:tcW w:w="1405" w:type="dxa"/>
            <w:noWrap/>
            <w:hideMark/>
          </w:tcPr>
          <w:p w14:paraId="4B7D196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-1259.65</w:t>
            </w:r>
          </w:p>
        </w:tc>
        <w:tc>
          <w:tcPr>
            <w:tcW w:w="1752" w:type="dxa"/>
            <w:noWrap/>
            <w:hideMark/>
          </w:tcPr>
          <w:p w14:paraId="19442FC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-1275.42</w:t>
            </w:r>
          </w:p>
        </w:tc>
      </w:tr>
      <w:tr w:rsidR="00E507E9" w:rsidRPr="00E507E9" w14:paraId="2A1E7CEE" w14:textId="77777777" w:rsidTr="00FF30C1">
        <w:trPr>
          <w:trHeight w:val="300"/>
        </w:trPr>
        <w:tc>
          <w:tcPr>
            <w:tcW w:w="960" w:type="dxa"/>
            <w:noWrap/>
            <w:hideMark/>
          </w:tcPr>
          <w:p w14:paraId="30CED47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09BA652D" w14:textId="56B032DD"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7</w:t>
            </w:r>
          </w:p>
        </w:tc>
        <w:tc>
          <w:tcPr>
            <w:tcW w:w="1405" w:type="dxa"/>
            <w:noWrap/>
            <w:hideMark/>
          </w:tcPr>
          <w:p w14:paraId="4EC837C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-1243.02</w:t>
            </w:r>
          </w:p>
        </w:tc>
        <w:tc>
          <w:tcPr>
            <w:tcW w:w="1752" w:type="dxa"/>
            <w:noWrap/>
            <w:hideMark/>
          </w:tcPr>
          <w:p w14:paraId="7211A61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-1208.53</w:t>
            </w:r>
          </w:p>
        </w:tc>
      </w:tr>
      <w:tr w:rsidR="00E507E9" w:rsidRPr="00E507E9" w14:paraId="67601F8D" w14:textId="77777777" w:rsidTr="00FF30C1">
        <w:trPr>
          <w:trHeight w:val="300"/>
        </w:trPr>
        <w:tc>
          <w:tcPr>
            <w:tcW w:w="960" w:type="dxa"/>
            <w:noWrap/>
            <w:hideMark/>
          </w:tcPr>
          <w:p w14:paraId="6EAB7A91"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438A1126" w14:textId="44231146"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9</w:t>
            </w:r>
          </w:p>
        </w:tc>
        <w:tc>
          <w:tcPr>
            <w:tcW w:w="1405" w:type="dxa"/>
            <w:noWrap/>
            <w:hideMark/>
          </w:tcPr>
          <w:p w14:paraId="22C0BE0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-1241.47</w:t>
            </w:r>
          </w:p>
        </w:tc>
        <w:tc>
          <w:tcPr>
            <w:tcW w:w="1752" w:type="dxa"/>
            <w:noWrap/>
            <w:hideMark/>
          </w:tcPr>
          <w:p w14:paraId="57475A4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-1242.85</w:t>
            </w:r>
          </w:p>
        </w:tc>
      </w:tr>
      <w:tr w:rsidR="00E507E9" w:rsidRPr="00E507E9" w14:paraId="76E94A4B" w14:textId="77777777" w:rsidTr="00FF30C1">
        <w:trPr>
          <w:trHeight w:val="300"/>
        </w:trPr>
        <w:tc>
          <w:tcPr>
            <w:tcW w:w="960" w:type="dxa"/>
            <w:noWrap/>
            <w:hideMark/>
          </w:tcPr>
          <w:p w14:paraId="6DA74D6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465202F9" w14:textId="7DE701D6"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6</w:t>
            </w:r>
          </w:p>
        </w:tc>
        <w:tc>
          <w:tcPr>
            <w:tcW w:w="1405" w:type="dxa"/>
            <w:noWrap/>
            <w:hideMark/>
          </w:tcPr>
          <w:p w14:paraId="5348E31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-1236.46</w:t>
            </w:r>
          </w:p>
        </w:tc>
        <w:tc>
          <w:tcPr>
            <w:tcW w:w="1752" w:type="dxa"/>
            <w:noWrap/>
            <w:hideMark/>
          </w:tcPr>
          <w:p w14:paraId="2E3D0B5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-1238.12</w:t>
            </w:r>
          </w:p>
        </w:tc>
      </w:tr>
      <w:tr w:rsidR="00E507E9" w:rsidRPr="00E507E9" w14:paraId="3CA9F6E9" w14:textId="77777777" w:rsidTr="00FF30C1">
        <w:trPr>
          <w:trHeight w:val="300"/>
        </w:trPr>
        <w:tc>
          <w:tcPr>
            <w:tcW w:w="960" w:type="dxa"/>
            <w:noWrap/>
            <w:hideMark/>
          </w:tcPr>
          <w:p w14:paraId="6ED40DD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5823CED7" w14:textId="4E27E333"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5</w:t>
            </w:r>
          </w:p>
        </w:tc>
        <w:tc>
          <w:tcPr>
            <w:tcW w:w="1405" w:type="dxa"/>
            <w:noWrap/>
            <w:hideMark/>
          </w:tcPr>
          <w:p w14:paraId="70C2F0E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-1216.5</w:t>
            </w:r>
          </w:p>
        </w:tc>
        <w:tc>
          <w:tcPr>
            <w:tcW w:w="1752" w:type="dxa"/>
            <w:noWrap/>
            <w:hideMark/>
          </w:tcPr>
          <w:p w14:paraId="01A1F11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-1264.4</w:t>
            </w:r>
          </w:p>
        </w:tc>
      </w:tr>
      <w:tr w:rsidR="00E507E9" w:rsidRPr="00E507E9" w14:paraId="334265DE" w14:textId="77777777" w:rsidTr="00FF30C1">
        <w:trPr>
          <w:trHeight w:val="300"/>
        </w:trPr>
        <w:tc>
          <w:tcPr>
            <w:tcW w:w="960" w:type="dxa"/>
            <w:noWrap/>
            <w:hideMark/>
          </w:tcPr>
          <w:p w14:paraId="5F722B6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lastRenderedPageBreak/>
              <w:t>8WTA</w:t>
            </w:r>
          </w:p>
        </w:tc>
        <w:tc>
          <w:tcPr>
            <w:tcW w:w="960" w:type="dxa"/>
            <w:noWrap/>
            <w:hideMark/>
          </w:tcPr>
          <w:p w14:paraId="39F7DCCB" w14:textId="278DDB51"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w:t>
            </w:r>
          </w:p>
        </w:tc>
        <w:tc>
          <w:tcPr>
            <w:tcW w:w="1405" w:type="dxa"/>
            <w:noWrap/>
            <w:hideMark/>
          </w:tcPr>
          <w:p w14:paraId="74DE316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-1216.04</w:t>
            </w:r>
          </w:p>
        </w:tc>
        <w:tc>
          <w:tcPr>
            <w:tcW w:w="1752" w:type="dxa"/>
            <w:noWrap/>
            <w:hideMark/>
          </w:tcPr>
          <w:p w14:paraId="0B1B596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-1247.04</w:t>
            </w:r>
          </w:p>
        </w:tc>
      </w:tr>
      <w:tr w:rsidR="00E507E9" w:rsidRPr="00E507E9" w14:paraId="3C582EF1" w14:textId="77777777" w:rsidTr="00FF30C1">
        <w:trPr>
          <w:trHeight w:val="300"/>
        </w:trPr>
        <w:tc>
          <w:tcPr>
            <w:tcW w:w="960" w:type="dxa"/>
            <w:noWrap/>
            <w:hideMark/>
          </w:tcPr>
          <w:p w14:paraId="154AC321"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8WTA</w:t>
            </w:r>
          </w:p>
        </w:tc>
        <w:tc>
          <w:tcPr>
            <w:tcW w:w="960" w:type="dxa"/>
            <w:noWrap/>
            <w:hideMark/>
          </w:tcPr>
          <w:p w14:paraId="702C756B" w14:textId="530E894F"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12</w:t>
            </w:r>
          </w:p>
        </w:tc>
        <w:tc>
          <w:tcPr>
            <w:tcW w:w="1405" w:type="dxa"/>
            <w:noWrap/>
            <w:hideMark/>
          </w:tcPr>
          <w:p w14:paraId="74A17F0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-1207.21</w:t>
            </w:r>
          </w:p>
        </w:tc>
        <w:tc>
          <w:tcPr>
            <w:tcW w:w="1752" w:type="dxa"/>
            <w:noWrap/>
            <w:hideMark/>
          </w:tcPr>
          <w:p w14:paraId="72943F9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-1215.82</w:t>
            </w:r>
          </w:p>
        </w:tc>
      </w:tr>
      <w:tr w:rsidR="00E507E9" w:rsidRPr="00E507E9" w14:paraId="0E532C8D" w14:textId="77777777" w:rsidTr="00FF30C1">
        <w:trPr>
          <w:trHeight w:val="300"/>
        </w:trPr>
        <w:tc>
          <w:tcPr>
            <w:tcW w:w="960" w:type="dxa"/>
            <w:noWrap/>
            <w:hideMark/>
          </w:tcPr>
          <w:p w14:paraId="1E0D981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0A914BBB" w14:textId="4988159C"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15</w:t>
            </w:r>
          </w:p>
        </w:tc>
        <w:tc>
          <w:tcPr>
            <w:tcW w:w="1405" w:type="dxa"/>
            <w:noWrap/>
            <w:hideMark/>
          </w:tcPr>
          <w:p w14:paraId="03130B7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-1184.55</w:t>
            </w:r>
          </w:p>
        </w:tc>
        <w:tc>
          <w:tcPr>
            <w:tcW w:w="1752" w:type="dxa"/>
            <w:noWrap/>
            <w:hideMark/>
          </w:tcPr>
          <w:p w14:paraId="0CAAC4F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-1060.86</w:t>
            </w:r>
          </w:p>
        </w:tc>
      </w:tr>
      <w:tr w:rsidR="00E507E9" w:rsidRPr="00E507E9" w14:paraId="56ADACCF" w14:textId="77777777" w:rsidTr="00FF30C1">
        <w:trPr>
          <w:trHeight w:val="300"/>
        </w:trPr>
        <w:tc>
          <w:tcPr>
            <w:tcW w:w="960" w:type="dxa"/>
            <w:noWrap/>
            <w:hideMark/>
          </w:tcPr>
          <w:p w14:paraId="27E0C826" w14:textId="0AF15B0F"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756B2777" w14:textId="36DFFB05"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15</w:t>
            </w:r>
          </w:p>
        </w:tc>
        <w:tc>
          <w:tcPr>
            <w:tcW w:w="1405" w:type="dxa"/>
            <w:noWrap/>
            <w:hideMark/>
          </w:tcPr>
          <w:p w14:paraId="2AD5F7A1"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-1094.43</w:t>
            </w:r>
          </w:p>
        </w:tc>
        <w:tc>
          <w:tcPr>
            <w:tcW w:w="1752" w:type="dxa"/>
            <w:noWrap/>
            <w:hideMark/>
          </w:tcPr>
          <w:p w14:paraId="6D89B33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-962.021</w:t>
            </w:r>
          </w:p>
        </w:tc>
      </w:tr>
      <w:tr w:rsidR="00E507E9" w:rsidRPr="00E507E9" w14:paraId="7D3AA7DC" w14:textId="77777777" w:rsidTr="00FF30C1">
        <w:trPr>
          <w:trHeight w:val="300"/>
        </w:trPr>
        <w:tc>
          <w:tcPr>
            <w:tcW w:w="960" w:type="dxa"/>
            <w:noWrap/>
            <w:hideMark/>
          </w:tcPr>
          <w:p w14:paraId="5FCB5B0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1770604F" w14:textId="2ACF6884"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14</w:t>
            </w:r>
          </w:p>
        </w:tc>
        <w:tc>
          <w:tcPr>
            <w:tcW w:w="1405" w:type="dxa"/>
            <w:noWrap/>
            <w:hideMark/>
          </w:tcPr>
          <w:p w14:paraId="4D2B69B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-1060.86</w:t>
            </w:r>
          </w:p>
        </w:tc>
        <w:tc>
          <w:tcPr>
            <w:tcW w:w="1752" w:type="dxa"/>
            <w:noWrap/>
            <w:hideMark/>
          </w:tcPr>
          <w:p w14:paraId="1583D2C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-915.42</w:t>
            </w:r>
          </w:p>
        </w:tc>
      </w:tr>
      <w:tr w:rsidR="00E507E9" w:rsidRPr="00E507E9" w14:paraId="23FE58F7" w14:textId="77777777" w:rsidTr="00FF30C1">
        <w:trPr>
          <w:trHeight w:val="300"/>
        </w:trPr>
        <w:tc>
          <w:tcPr>
            <w:tcW w:w="960" w:type="dxa"/>
            <w:noWrap/>
            <w:hideMark/>
          </w:tcPr>
          <w:p w14:paraId="4E469543"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04D90C60" w14:textId="1FA1040C"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16</w:t>
            </w:r>
          </w:p>
        </w:tc>
        <w:tc>
          <w:tcPr>
            <w:tcW w:w="1405" w:type="dxa"/>
            <w:noWrap/>
            <w:hideMark/>
          </w:tcPr>
          <w:p w14:paraId="15BC7AF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-1014.92</w:t>
            </w:r>
          </w:p>
        </w:tc>
        <w:tc>
          <w:tcPr>
            <w:tcW w:w="1752" w:type="dxa"/>
            <w:noWrap/>
            <w:hideMark/>
          </w:tcPr>
          <w:p w14:paraId="7AC6497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-1016.88</w:t>
            </w:r>
          </w:p>
        </w:tc>
      </w:tr>
      <w:tr w:rsidR="00E507E9" w:rsidRPr="00E507E9" w14:paraId="7546D6E0" w14:textId="77777777" w:rsidTr="00FF30C1">
        <w:trPr>
          <w:trHeight w:val="300"/>
        </w:trPr>
        <w:tc>
          <w:tcPr>
            <w:tcW w:w="960" w:type="dxa"/>
            <w:noWrap/>
            <w:hideMark/>
          </w:tcPr>
          <w:p w14:paraId="6FA7CEA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13B09F9D" w14:textId="47382F96"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13</w:t>
            </w:r>
          </w:p>
        </w:tc>
        <w:tc>
          <w:tcPr>
            <w:tcW w:w="1405" w:type="dxa"/>
            <w:noWrap/>
            <w:hideMark/>
          </w:tcPr>
          <w:p w14:paraId="79E7F8B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-1006.56</w:t>
            </w:r>
          </w:p>
        </w:tc>
        <w:tc>
          <w:tcPr>
            <w:tcW w:w="1752" w:type="dxa"/>
            <w:noWrap/>
            <w:hideMark/>
          </w:tcPr>
          <w:p w14:paraId="533D648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-968.613</w:t>
            </w:r>
          </w:p>
        </w:tc>
      </w:tr>
      <w:tr w:rsidR="00E507E9" w:rsidRPr="00E507E9" w14:paraId="0133110A" w14:textId="77777777" w:rsidTr="00FF30C1">
        <w:trPr>
          <w:trHeight w:val="300"/>
        </w:trPr>
        <w:tc>
          <w:tcPr>
            <w:tcW w:w="960" w:type="dxa"/>
            <w:noWrap/>
            <w:hideMark/>
          </w:tcPr>
          <w:p w14:paraId="39AE39E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6BF0F7F6" w14:textId="2DE0666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15</w:t>
            </w:r>
          </w:p>
        </w:tc>
        <w:tc>
          <w:tcPr>
            <w:tcW w:w="1405" w:type="dxa"/>
            <w:noWrap/>
            <w:hideMark/>
          </w:tcPr>
          <w:p w14:paraId="1665816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-1003.9</w:t>
            </w:r>
          </w:p>
        </w:tc>
        <w:tc>
          <w:tcPr>
            <w:tcW w:w="1752" w:type="dxa"/>
            <w:noWrap/>
            <w:hideMark/>
          </w:tcPr>
          <w:p w14:paraId="4F22B2D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-868.7</w:t>
            </w:r>
          </w:p>
        </w:tc>
      </w:tr>
      <w:tr w:rsidR="00E507E9" w:rsidRPr="00E507E9" w14:paraId="30D2749B" w14:textId="77777777" w:rsidTr="00FF30C1">
        <w:trPr>
          <w:trHeight w:val="300"/>
        </w:trPr>
        <w:tc>
          <w:tcPr>
            <w:tcW w:w="960" w:type="dxa"/>
            <w:noWrap/>
            <w:hideMark/>
          </w:tcPr>
          <w:p w14:paraId="1F214B95" w14:textId="533F9E05"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5B5D4747" w14:textId="7DB50644"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14</w:t>
            </w:r>
          </w:p>
        </w:tc>
        <w:tc>
          <w:tcPr>
            <w:tcW w:w="1405" w:type="dxa"/>
            <w:noWrap/>
            <w:hideMark/>
          </w:tcPr>
          <w:p w14:paraId="2484645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-968.879</w:t>
            </w:r>
          </w:p>
        </w:tc>
        <w:tc>
          <w:tcPr>
            <w:tcW w:w="1752" w:type="dxa"/>
            <w:noWrap/>
            <w:hideMark/>
          </w:tcPr>
          <w:p w14:paraId="060960C7"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-817.903</w:t>
            </w:r>
          </w:p>
        </w:tc>
      </w:tr>
      <w:tr w:rsidR="00E507E9" w:rsidRPr="00E507E9" w14:paraId="42DE97DC" w14:textId="77777777" w:rsidTr="00FF30C1">
        <w:trPr>
          <w:trHeight w:val="300"/>
        </w:trPr>
        <w:tc>
          <w:tcPr>
            <w:tcW w:w="960" w:type="dxa"/>
            <w:noWrap/>
            <w:hideMark/>
          </w:tcPr>
          <w:p w14:paraId="14D02EA2" w14:textId="2C512B97"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1199CBE7" w14:textId="3690B8ED"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16</w:t>
            </w:r>
          </w:p>
        </w:tc>
        <w:tc>
          <w:tcPr>
            <w:tcW w:w="1405" w:type="dxa"/>
            <w:noWrap/>
            <w:hideMark/>
          </w:tcPr>
          <w:p w14:paraId="5430289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-913.986</w:t>
            </w:r>
          </w:p>
        </w:tc>
        <w:tc>
          <w:tcPr>
            <w:tcW w:w="1752" w:type="dxa"/>
            <w:noWrap/>
            <w:hideMark/>
          </w:tcPr>
          <w:p w14:paraId="56923A97"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-923.815</w:t>
            </w:r>
          </w:p>
        </w:tc>
      </w:tr>
      <w:tr w:rsidR="00E507E9" w:rsidRPr="00E507E9" w14:paraId="07C4B2A3" w14:textId="77777777" w:rsidTr="00FF30C1">
        <w:trPr>
          <w:trHeight w:val="300"/>
        </w:trPr>
        <w:tc>
          <w:tcPr>
            <w:tcW w:w="960" w:type="dxa"/>
            <w:noWrap/>
            <w:hideMark/>
          </w:tcPr>
          <w:p w14:paraId="7074A710" w14:textId="06700C8F"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463A1057" w14:textId="1EB044E4"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13</w:t>
            </w:r>
          </w:p>
        </w:tc>
        <w:tc>
          <w:tcPr>
            <w:tcW w:w="1405" w:type="dxa"/>
            <w:noWrap/>
            <w:hideMark/>
          </w:tcPr>
          <w:p w14:paraId="3C91B970"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-899.199</w:t>
            </w:r>
          </w:p>
        </w:tc>
        <w:tc>
          <w:tcPr>
            <w:tcW w:w="1752" w:type="dxa"/>
            <w:noWrap/>
            <w:hideMark/>
          </w:tcPr>
          <w:p w14:paraId="3D83E3B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-865.314</w:t>
            </w:r>
          </w:p>
        </w:tc>
      </w:tr>
      <w:tr w:rsidR="00E507E9" w:rsidRPr="00E507E9" w14:paraId="382A1DAE" w14:textId="77777777" w:rsidTr="00FF30C1">
        <w:trPr>
          <w:trHeight w:val="300"/>
        </w:trPr>
        <w:tc>
          <w:tcPr>
            <w:tcW w:w="960" w:type="dxa"/>
            <w:noWrap/>
            <w:hideMark/>
          </w:tcPr>
          <w:p w14:paraId="2005DD0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1BFDFA4A" w14:textId="69334EE8"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4</w:t>
            </w:r>
          </w:p>
        </w:tc>
        <w:tc>
          <w:tcPr>
            <w:tcW w:w="1405" w:type="dxa"/>
            <w:noWrap/>
            <w:hideMark/>
          </w:tcPr>
          <w:p w14:paraId="7977B60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-885.653</w:t>
            </w:r>
          </w:p>
        </w:tc>
        <w:tc>
          <w:tcPr>
            <w:tcW w:w="1752" w:type="dxa"/>
            <w:noWrap/>
            <w:hideMark/>
          </w:tcPr>
          <w:p w14:paraId="00903AB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-855.431</w:t>
            </w:r>
          </w:p>
        </w:tc>
      </w:tr>
      <w:tr w:rsidR="00E507E9" w:rsidRPr="00E507E9" w14:paraId="77034781" w14:textId="77777777" w:rsidTr="00FF30C1">
        <w:trPr>
          <w:trHeight w:val="300"/>
        </w:trPr>
        <w:tc>
          <w:tcPr>
            <w:tcW w:w="960" w:type="dxa"/>
            <w:noWrap/>
            <w:hideMark/>
          </w:tcPr>
          <w:p w14:paraId="42C17ED1"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142AFEBB" w14:textId="3D67649E"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14</w:t>
            </w:r>
          </w:p>
        </w:tc>
        <w:tc>
          <w:tcPr>
            <w:tcW w:w="1405" w:type="dxa"/>
            <w:noWrap/>
            <w:hideMark/>
          </w:tcPr>
          <w:p w14:paraId="507B0780"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-875.7</w:t>
            </w:r>
          </w:p>
        </w:tc>
        <w:tc>
          <w:tcPr>
            <w:tcW w:w="1752" w:type="dxa"/>
            <w:noWrap/>
            <w:hideMark/>
          </w:tcPr>
          <w:p w14:paraId="1ADBA2D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-732.649</w:t>
            </w:r>
          </w:p>
        </w:tc>
      </w:tr>
      <w:tr w:rsidR="00E507E9" w:rsidRPr="00E507E9" w14:paraId="18F57BB8" w14:textId="77777777" w:rsidTr="00FF30C1">
        <w:trPr>
          <w:trHeight w:val="300"/>
        </w:trPr>
        <w:tc>
          <w:tcPr>
            <w:tcW w:w="960" w:type="dxa"/>
            <w:noWrap/>
            <w:hideMark/>
          </w:tcPr>
          <w:p w14:paraId="53DB168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16FCEE46" w14:textId="09AE8D1D"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3</w:t>
            </w:r>
          </w:p>
        </w:tc>
        <w:tc>
          <w:tcPr>
            <w:tcW w:w="1405" w:type="dxa"/>
            <w:noWrap/>
            <w:hideMark/>
          </w:tcPr>
          <w:p w14:paraId="004DBF1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-875.667</w:t>
            </w:r>
          </w:p>
        </w:tc>
        <w:tc>
          <w:tcPr>
            <w:tcW w:w="1752" w:type="dxa"/>
            <w:noWrap/>
            <w:hideMark/>
          </w:tcPr>
          <w:p w14:paraId="41A95A2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-874.899</w:t>
            </w:r>
          </w:p>
        </w:tc>
      </w:tr>
      <w:tr w:rsidR="00E507E9" w:rsidRPr="00E507E9" w14:paraId="20392B73" w14:textId="77777777" w:rsidTr="00FF30C1">
        <w:trPr>
          <w:trHeight w:val="300"/>
        </w:trPr>
        <w:tc>
          <w:tcPr>
            <w:tcW w:w="960" w:type="dxa"/>
            <w:noWrap/>
            <w:hideMark/>
          </w:tcPr>
          <w:p w14:paraId="1C97FE03"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0DF88D76" w14:textId="22631ED1"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10</w:t>
            </w:r>
          </w:p>
        </w:tc>
        <w:tc>
          <w:tcPr>
            <w:tcW w:w="1405" w:type="dxa"/>
            <w:noWrap/>
            <w:hideMark/>
          </w:tcPr>
          <w:p w14:paraId="1357AF9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-866.125</w:t>
            </w:r>
          </w:p>
        </w:tc>
        <w:tc>
          <w:tcPr>
            <w:tcW w:w="1752" w:type="dxa"/>
            <w:noWrap/>
            <w:hideMark/>
          </w:tcPr>
          <w:p w14:paraId="25F76DB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-852.811</w:t>
            </w:r>
          </w:p>
        </w:tc>
      </w:tr>
      <w:tr w:rsidR="00E507E9" w:rsidRPr="00E507E9" w14:paraId="679874DC" w14:textId="77777777" w:rsidTr="00FF30C1">
        <w:trPr>
          <w:trHeight w:val="300"/>
        </w:trPr>
        <w:tc>
          <w:tcPr>
            <w:tcW w:w="960" w:type="dxa"/>
            <w:noWrap/>
            <w:hideMark/>
          </w:tcPr>
          <w:p w14:paraId="4C449B11"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7EFDAF2B" w14:textId="14BBFE78"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8</w:t>
            </w:r>
          </w:p>
        </w:tc>
        <w:tc>
          <w:tcPr>
            <w:tcW w:w="1405" w:type="dxa"/>
            <w:noWrap/>
            <w:hideMark/>
          </w:tcPr>
          <w:p w14:paraId="6535F63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-866.006</w:t>
            </w:r>
          </w:p>
        </w:tc>
        <w:tc>
          <w:tcPr>
            <w:tcW w:w="1752" w:type="dxa"/>
            <w:noWrap/>
            <w:hideMark/>
          </w:tcPr>
          <w:p w14:paraId="62335D8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-813.457</w:t>
            </w:r>
          </w:p>
        </w:tc>
      </w:tr>
      <w:tr w:rsidR="00E507E9" w:rsidRPr="00E507E9" w14:paraId="5A6AF7DC" w14:textId="77777777" w:rsidTr="00FF30C1">
        <w:trPr>
          <w:trHeight w:val="300"/>
        </w:trPr>
        <w:tc>
          <w:tcPr>
            <w:tcW w:w="960" w:type="dxa"/>
            <w:noWrap/>
            <w:hideMark/>
          </w:tcPr>
          <w:p w14:paraId="5EC8142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3CBB1702" w14:textId="17A5C155"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2</w:t>
            </w:r>
          </w:p>
        </w:tc>
        <w:tc>
          <w:tcPr>
            <w:tcW w:w="1405" w:type="dxa"/>
            <w:noWrap/>
            <w:hideMark/>
          </w:tcPr>
          <w:p w14:paraId="706E699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-847.916</w:t>
            </w:r>
          </w:p>
        </w:tc>
        <w:tc>
          <w:tcPr>
            <w:tcW w:w="1752" w:type="dxa"/>
            <w:noWrap/>
            <w:hideMark/>
          </w:tcPr>
          <w:p w14:paraId="56D592B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-868.261</w:t>
            </w:r>
          </w:p>
        </w:tc>
      </w:tr>
      <w:tr w:rsidR="00E507E9" w:rsidRPr="00E507E9" w14:paraId="6BB0EBB8" w14:textId="77777777" w:rsidTr="00FF30C1">
        <w:trPr>
          <w:trHeight w:val="300"/>
        </w:trPr>
        <w:tc>
          <w:tcPr>
            <w:tcW w:w="960" w:type="dxa"/>
            <w:noWrap/>
            <w:hideMark/>
          </w:tcPr>
          <w:p w14:paraId="54B38A4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06CD0AC9" w14:textId="2E007B0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7</w:t>
            </w:r>
          </w:p>
        </w:tc>
        <w:tc>
          <w:tcPr>
            <w:tcW w:w="1405" w:type="dxa"/>
            <w:noWrap/>
            <w:hideMark/>
          </w:tcPr>
          <w:p w14:paraId="03236297"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-845.099</w:t>
            </w:r>
          </w:p>
        </w:tc>
        <w:tc>
          <w:tcPr>
            <w:tcW w:w="1752" w:type="dxa"/>
            <w:noWrap/>
            <w:hideMark/>
          </w:tcPr>
          <w:p w14:paraId="7F89FCB7"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-811.004</w:t>
            </w:r>
          </w:p>
        </w:tc>
      </w:tr>
      <w:tr w:rsidR="00E507E9" w:rsidRPr="00E507E9" w14:paraId="7AC233D0" w14:textId="77777777" w:rsidTr="00FF30C1">
        <w:trPr>
          <w:trHeight w:val="300"/>
        </w:trPr>
        <w:tc>
          <w:tcPr>
            <w:tcW w:w="960" w:type="dxa"/>
            <w:noWrap/>
            <w:hideMark/>
          </w:tcPr>
          <w:p w14:paraId="7D4FF0B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7ED1CA6E" w14:textId="4848E5DD"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6</w:t>
            </w:r>
          </w:p>
        </w:tc>
        <w:tc>
          <w:tcPr>
            <w:tcW w:w="1405" w:type="dxa"/>
            <w:noWrap/>
            <w:hideMark/>
          </w:tcPr>
          <w:p w14:paraId="514FE23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-838.334</w:t>
            </w:r>
          </w:p>
        </w:tc>
        <w:tc>
          <w:tcPr>
            <w:tcW w:w="1752" w:type="dxa"/>
            <w:noWrap/>
            <w:hideMark/>
          </w:tcPr>
          <w:p w14:paraId="00A5FC0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-830.231</w:t>
            </w:r>
          </w:p>
        </w:tc>
      </w:tr>
      <w:tr w:rsidR="00E507E9" w:rsidRPr="00E507E9" w14:paraId="49A42648" w14:textId="77777777" w:rsidTr="00FF30C1">
        <w:trPr>
          <w:trHeight w:val="300"/>
        </w:trPr>
        <w:tc>
          <w:tcPr>
            <w:tcW w:w="960" w:type="dxa"/>
            <w:noWrap/>
            <w:hideMark/>
          </w:tcPr>
          <w:p w14:paraId="074AB74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58655EBA" w14:textId="38DC1994"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9</w:t>
            </w:r>
          </w:p>
        </w:tc>
        <w:tc>
          <w:tcPr>
            <w:tcW w:w="1405" w:type="dxa"/>
            <w:noWrap/>
            <w:hideMark/>
          </w:tcPr>
          <w:p w14:paraId="43EFFA2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-834.301</w:t>
            </w:r>
          </w:p>
        </w:tc>
        <w:tc>
          <w:tcPr>
            <w:tcW w:w="1752" w:type="dxa"/>
            <w:noWrap/>
            <w:hideMark/>
          </w:tcPr>
          <w:p w14:paraId="685CC2A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-845.502</w:t>
            </w:r>
          </w:p>
        </w:tc>
      </w:tr>
      <w:tr w:rsidR="00E507E9" w:rsidRPr="00E507E9" w14:paraId="24EB0D92" w14:textId="77777777" w:rsidTr="00FF30C1">
        <w:trPr>
          <w:trHeight w:val="300"/>
        </w:trPr>
        <w:tc>
          <w:tcPr>
            <w:tcW w:w="960" w:type="dxa"/>
            <w:noWrap/>
            <w:hideMark/>
          </w:tcPr>
          <w:p w14:paraId="395D790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51F94927" w14:textId="7049A4B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16</w:t>
            </w:r>
          </w:p>
        </w:tc>
        <w:tc>
          <w:tcPr>
            <w:tcW w:w="1405" w:type="dxa"/>
            <w:noWrap/>
            <w:hideMark/>
          </w:tcPr>
          <w:p w14:paraId="637832C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-827.638</w:t>
            </w:r>
          </w:p>
        </w:tc>
        <w:tc>
          <w:tcPr>
            <w:tcW w:w="1752" w:type="dxa"/>
            <w:noWrap/>
            <w:hideMark/>
          </w:tcPr>
          <w:p w14:paraId="154220A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-849.443</w:t>
            </w:r>
          </w:p>
        </w:tc>
      </w:tr>
      <w:tr w:rsidR="00E507E9" w:rsidRPr="00E507E9" w14:paraId="03587AE1" w14:textId="77777777" w:rsidTr="00FF30C1">
        <w:trPr>
          <w:trHeight w:val="300"/>
        </w:trPr>
        <w:tc>
          <w:tcPr>
            <w:tcW w:w="960" w:type="dxa"/>
            <w:noWrap/>
            <w:hideMark/>
          </w:tcPr>
          <w:p w14:paraId="6874534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51ABE8AB" w14:textId="69297C8B"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11</w:t>
            </w:r>
          </w:p>
        </w:tc>
        <w:tc>
          <w:tcPr>
            <w:tcW w:w="1405" w:type="dxa"/>
            <w:noWrap/>
            <w:hideMark/>
          </w:tcPr>
          <w:p w14:paraId="4B09B71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-827.329</w:t>
            </w:r>
          </w:p>
        </w:tc>
        <w:tc>
          <w:tcPr>
            <w:tcW w:w="1752" w:type="dxa"/>
            <w:noWrap/>
            <w:hideMark/>
          </w:tcPr>
          <w:p w14:paraId="4EC1FEC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-797.873</w:t>
            </w:r>
          </w:p>
        </w:tc>
      </w:tr>
      <w:tr w:rsidR="00E507E9" w:rsidRPr="00E507E9" w14:paraId="3E43E284" w14:textId="77777777" w:rsidTr="00FF30C1">
        <w:trPr>
          <w:trHeight w:val="300"/>
        </w:trPr>
        <w:tc>
          <w:tcPr>
            <w:tcW w:w="960" w:type="dxa"/>
            <w:noWrap/>
            <w:hideMark/>
          </w:tcPr>
          <w:p w14:paraId="746EC800"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58FBA607" w14:textId="2F9840C4"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5</w:t>
            </w:r>
          </w:p>
        </w:tc>
        <w:tc>
          <w:tcPr>
            <w:tcW w:w="1405" w:type="dxa"/>
            <w:noWrap/>
            <w:hideMark/>
          </w:tcPr>
          <w:p w14:paraId="491D487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-818.732</w:t>
            </w:r>
          </w:p>
        </w:tc>
        <w:tc>
          <w:tcPr>
            <w:tcW w:w="1752" w:type="dxa"/>
            <w:noWrap/>
            <w:hideMark/>
          </w:tcPr>
          <w:p w14:paraId="0371C29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-852.723</w:t>
            </w:r>
          </w:p>
        </w:tc>
      </w:tr>
      <w:tr w:rsidR="00E507E9" w:rsidRPr="00E507E9" w14:paraId="53EE7E94" w14:textId="77777777" w:rsidTr="00FF30C1">
        <w:trPr>
          <w:trHeight w:val="300"/>
        </w:trPr>
        <w:tc>
          <w:tcPr>
            <w:tcW w:w="960" w:type="dxa"/>
            <w:noWrap/>
            <w:hideMark/>
          </w:tcPr>
          <w:p w14:paraId="4D55C7D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6EE0F798" w14:textId="3FA05AF8"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13</w:t>
            </w:r>
          </w:p>
        </w:tc>
        <w:tc>
          <w:tcPr>
            <w:tcW w:w="1405" w:type="dxa"/>
            <w:noWrap/>
            <w:hideMark/>
          </w:tcPr>
          <w:p w14:paraId="478776A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-812.274</w:t>
            </w:r>
          </w:p>
        </w:tc>
        <w:tc>
          <w:tcPr>
            <w:tcW w:w="1752" w:type="dxa"/>
            <w:noWrap/>
            <w:hideMark/>
          </w:tcPr>
          <w:p w14:paraId="32DFEF5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-779.385</w:t>
            </w:r>
          </w:p>
        </w:tc>
      </w:tr>
      <w:tr w:rsidR="00E507E9" w:rsidRPr="00E507E9" w14:paraId="78D9A7A5" w14:textId="77777777" w:rsidTr="00FF30C1">
        <w:trPr>
          <w:trHeight w:val="300"/>
        </w:trPr>
        <w:tc>
          <w:tcPr>
            <w:tcW w:w="960" w:type="dxa"/>
            <w:noWrap/>
            <w:hideMark/>
          </w:tcPr>
          <w:p w14:paraId="7F7ACBA7"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24E3C858" w14:textId="62F6083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w:t>
            </w:r>
          </w:p>
        </w:tc>
        <w:tc>
          <w:tcPr>
            <w:tcW w:w="1405" w:type="dxa"/>
            <w:noWrap/>
            <w:hideMark/>
          </w:tcPr>
          <w:p w14:paraId="5189A96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-809.632</w:t>
            </w:r>
          </w:p>
        </w:tc>
        <w:tc>
          <w:tcPr>
            <w:tcW w:w="1752" w:type="dxa"/>
            <w:noWrap/>
            <w:hideMark/>
          </w:tcPr>
          <w:p w14:paraId="2935325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-844.339</w:t>
            </w:r>
          </w:p>
        </w:tc>
      </w:tr>
      <w:tr w:rsidR="00E507E9" w:rsidRPr="00E507E9" w14:paraId="3FBEFD00" w14:textId="77777777" w:rsidTr="00FF30C1">
        <w:trPr>
          <w:trHeight w:val="300"/>
        </w:trPr>
        <w:tc>
          <w:tcPr>
            <w:tcW w:w="960" w:type="dxa"/>
            <w:noWrap/>
            <w:hideMark/>
          </w:tcPr>
          <w:p w14:paraId="510155E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7M8S</w:t>
            </w:r>
          </w:p>
        </w:tc>
        <w:tc>
          <w:tcPr>
            <w:tcW w:w="960" w:type="dxa"/>
            <w:noWrap/>
            <w:hideMark/>
          </w:tcPr>
          <w:p w14:paraId="3B4A885E" w14:textId="70AD87AE"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12</w:t>
            </w:r>
          </w:p>
        </w:tc>
        <w:tc>
          <w:tcPr>
            <w:tcW w:w="1405" w:type="dxa"/>
            <w:noWrap/>
            <w:hideMark/>
          </w:tcPr>
          <w:p w14:paraId="355E501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-805.146</w:t>
            </w:r>
          </w:p>
        </w:tc>
        <w:tc>
          <w:tcPr>
            <w:tcW w:w="1752" w:type="dxa"/>
            <w:noWrap/>
            <w:hideMark/>
          </w:tcPr>
          <w:p w14:paraId="7E34842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-802.321</w:t>
            </w:r>
          </w:p>
        </w:tc>
      </w:tr>
      <w:tr w:rsidR="00E507E9" w:rsidRPr="00E507E9" w14:paraId="11E68B3D" w14:textId="77777777" w:rsidTr="00FF30C1">
        <w:trPr>
          <w:trHeight w:val="300"/>
        </w:trPr>
        <w:tc>
          <w:tcPr>
            <w:tcW w:w="960" w:type="dxa"/>
            <w:noWrap/>
            <w:hideMark/>
          </w:tcPr>
          <w:p w14:paraId="1CFCB641" w14:textId="41DFB48A"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25E89982" w14:textId="1155ADEA"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4</w:t>
            </w:r>
          </w:p>
        </w:tc>
        <w:tc>
          <w:tcPr>
            <w:tcW w:w="1405" w:type="dxa"/>
            <w:noWrap/>
            <w:hideMark/>
          </w:tcPr>
          <w:p w14:paraId="6755C50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-786.435</w:t>
            </w:r>
          </w:p>
        </w:tc>
        <w:tc>
          <w:tcPr>
            <w:tcW w:w="1752" w:type="dxa"/>
            <w:noWrap/>
            <w:hideMark/>
          </w:tcPr>
          <w:p w14:paraId="60755FB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-765.155</w:t>
            </w:r>
          </w:p>
        </w:tc>
      </w:tr>
      <w:tr w:rsidR="00E507E9" w:rsidRPr="00E507E9" w14:paraId="4077EFCA" w14:textId="77777777" w:rsidTr="00FF30C1">
        <w:trPr>
          <w:trHeight w:val="300"/>
        </w:trPr>
        <w:tc>
          <w:tcPr>
            <w:tcW w:w="960" w:type="dxa"/>
            <w:noWrap/>
            <w:hideMark/>
          </w:tcPr>
          <w:p w14:paraId="547851C4" w14:textId="1A43800A"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26E5A54B" w14:textId="056C6EBF"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3</w:t>
            </w:r>
          </w:p>
        </w:tc>
        <w:tc>
          <w:tcPr>
            <w:tcW w:w="1405" w:type="dxa"/>
            <w:noWrap/>
            <w:hideMark/>
          </w:tcPr>
          <w:p w14:paraId="530306F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-779.125</w:t>
            </w:r>
          </w:p>
        </w:tc>
        <w:tc>
          <w:tcPr>
            <w:tcW w:w="1752" w:type="dxa"/>
            <w:noWrap/>
            <w:hideMark/>
          </w:tcPr>
          <w:p w14:paraId="362EE79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-770.672</w:t>
            </w:r>
          </w:p>
        </w:tc>
      </w:tr>
      <w:tr w:rsidR="00E507E9" w:rsidRPr="00E507E9" w14:paraId="43C37F5D" w14:textId="77777777" w:rsidTr="00FF30C1">
        <w:trPr>
          <w:trHeight w:val="300"/>
        </w:trPr>
        <w:tc>
          <w:tcPr>
            <w:tcW w:w="960" w:type="dxa"/>
            <w:noWrap/>
            <w:hideMark/>
          </w:tcPr>
          <w:p w14:paraId="5436E0FD" w14:textId="03197F02"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5862241F" w14:textId="7A6212B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2</w:t>
            </w:r>
          </w:p>
        </w:tc>
        <w:tc>
          <w:tcPr>
            <w:tcW w:w="1405" w:type="dxa"/>
            <w:noWrap/>
            <w:hideMark/>
          </w:tcPr>
          <w:p w14:paraId="4810ADC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-767.307</w:t>
            </w:r>
          </w:p>
        </w:tc>
        <w:tc>
          <w:tcPr>
            <w:tcW w:w="1752" w:type="dxa"/>
            <w:noWrap/>
            <w:hideMark/>
          </w:tcPr>
          <w:p w14:paraId="42E7701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-771.716</w:t>
            </w:r>
          </w:p>
        </w:tc>
      </w:tr>
      <w:tr w:rsidR="00E507E9" w:rsidRPr="00E507E9" w14:paraId="797DBD29" w14:textId="77777777" w:rsidTr="00FF30C1">
        <w:trPr>
          <w:trHeight w:val="300"/>
        </w:trPr>
        <w:tc>
          <w:tcPr>
            <w:tcW w:w="960" w:type="dxa"/>
            <w:noWrap/>
            <w:hideMark/>
          </w:tcPr>
          <w:p w14:paraId="3DF9F34B" w14:textId="5D1FCFE3"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38F75C4A" w14:textId="71F27617"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8</w:t>
            </w:r>
          </w:p>
        </w:tc>
        <w:tc>
          <w:tcPr>
            <w:tcW w:w="1405" w:type="dxa"/>
            <w:noWrap/>
            <w:hideMark/>
          </w:tcPr>
          <w:p w14:paraId="049C46C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-762.979</w:t>
            </w:r>
          </w:p>
        </w:tc>
        <w:tc>
          <w:tcPr>
            <w:tcW w:w="1752" w:type="dxa"/>
            <w:noWrap/>
            <w:hideMark/>
          </w:tcPr>
          <w:p w14:paraId="7A53BCC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-712.507</w:t>
            </w:r>
          </w:p>
        </w:tc>
      </w:tr>
      <w:tr w:rsidR="00E507E9" w:rsidRPr="00E507E9" w14:paraId="133C5C52" w14:textId="77777777" w:rsidTr="00FF30C1">
        <w:trPr>
          <w:trHeight w:val="300"/>
        </w:trPr>
        <w:tc>
          <w:tcPr>
            <w:tcW w:w="960" w:type="dxa"/>
            <w:noWrap/>
            <w:hideMark/>
          </w:tcPr>
          <w:p w14:paraId="67CEC7CD" w14:textId="7B860B7E"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02D3F1B2" w14:textId="63816FE6"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10</w:t>
            </w:r>
          </w:p>
        </w:tc>
        <w:tc>
          <w:tcPr>
            <w:tcW w:w="1405" w:type="dxa"/>
            <w:noWrap/>
            <w:hideMark/>
          </w:tcPr>
          <w:p w14:paraId="17EBF48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-761.152</w:t>
            </w:r>
          </w:p>
        </w:tc>
        <w:tc>
          <w:tcPr>
            <w:tcW w:w="1752" w:type="dxa"/>
            <w:noWrap/>
            <w:hideMark/>
          </w:tcPr>
          <w:p w14:paraId="5211E2F3"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-755.459</w:t>
            </w:r>
          </w:p>
        </w:tc>
      </w:tr>
      <w:tr w:rsidR="00E507E9" w:rsidRPr="00E507E9" w14:paraId="4E2AD906" w14:textId="77777777" w:rsidTr="00FF30C1">
        <w:trPr>
          <w:trHeight w:val="300"/>
        </w:trPr>
        <w:tc>
          <w:tcPr>
            <w:tcW w:w="960" w:type="dxa"/>
            <w:noWrap/>
            <w:hideMark/>
          </w:tcPr>
          <w:p w14:paraId="0DAE79AD" w14:textId="56D5BC39"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797EAB0D" w14:textId="048BE9D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7</w:t>
            </w:r>
          </w:p>
        </w:tc>
        <w:tc>
          <w:tcPr>
            <w:tcW w:w="1405" w:type="dxa"/>
            <w:noWrap/>
            <w:hideMark/>
          </w:tcPr>
          <w:p w14:paraId="0B74FD53"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-745.268</w:t>
            </w:r>
          </w:p>
        </w:tc>
        <w:tc>
          <w:tcPr>
            <w:tcW w:w="1752" w:type="dxa"/>
            <w:noWrap/>
            <w:hideMark/>
          </w:tcPr>
          <w:p w14:paraId="2227065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-714.968</w:t>
            </w:r>
          </w:p>
        </w:tc>
      </w:tr>
      <w:tr w:rsidR="00E507E9" w:rsidRPr="00E507E9" w14:paraId="34BC06FF" w14:textId="77777777" w:rsidTr="00FF30C1">
        <w:trPr>
          <w:trHeight w:val="300"/>
        </w:trPr>
        <w:tc>
          <w:tcPr>
            <w:tcW w:w="960" w:type="dxa"/>
            <w:noWrap/>
            <w:hideMark/>
          </w:tcPr>
          <w:p w14:paraId="5CD49578" w14:textId="5F38BB8D"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6276F1B6" w14:textId="62A4092A"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6</w:t>
            </w:r>
          </w:p>
        </w:tc>
        <w:tc>
          <w:tcPr>
            <w:tcW w:w="1405" w:type="dxa"/>
            <w:noWrap/>
            <w:hideMark/>
          </w:tcPr>
          <w:p w14:paraId="0823BA2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-742.697</w:t>
            </w:r>
          </w:p>
        </w:tc>
        <w:tc>
          <w:tcPr>
            <w:tcW w:w="1752" w:type="dxa"/>
            <w:noWrap/>
            <w:hideMark/>
          </w:tcPr>
          <w:p w14:paraId="5DA8EDE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-739.906</w:t>
            </w:r>
          </w:p>
        </w:tc>
      </w:tr>
      <w:tr w:rsidR="00E507E9" w:rsidRPr="00E507E9" w14:paraId="5983DAF8" w14:textId="77777777" w:rsidTr="00FF30C1">
        <w:trPr>
          <w:trHeight w:val="300"/>
        </w:trPr>
        <w:tc>
          <w:tcPr>
            <w:tcW w:w="960" w:type="dxa"/>
            <w:noWrap/>
            <w:hideMark/>
          </w:tcPr>
          <w:p w14:paraId="2C652813" w14:textId="2FAFF20B"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3FBF26A9" w14:textId="1148A0D6"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9</w:t>
            </w:r>
          </w:p>
        </w:tc>
        <w:tc>
          <w:tcPr>
            <w:tcW w:w="1405" w:type="dxa"/>
            <w:noWrap/>
            <w:hideMark/>
          </w:tcPr>
          <w:p w14:paraId="233AFF5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-734.841</w:t>
            </w:r>
          </w:p>
        </w:tc>
        <w:tc>
          <w:tcPr>
            <w:tcW w:w="1752" w:type="dxa"/>
            <w:noWrap/>
            <w:hideMark/>
          </w:tcPr>
          <w:p w14:paraId="2963175C"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-749.971</w:t>
            </w:r>
          </w:p>
        </w:tc>
      </w:tr>
      <w:tr w:rsidR="00E507E9" w:rsidRPr="00E507E9" w14:paraId="4BAC7419" w14:textId="77777777" w:rsidTr="00FF30C1">
        <w:trPr>
          <w:trHeight w:val="300"/>
        </w:trPr>
        <w:tc>
          <w:tcPr>
            <w:tcW w:w="960" w:type="dxa"/>
            <w:noWrap/>
            <w:hideMark/>
          </w:tcPr>
          <w:p w14:paraId="32743EED" w14:textId="76A4DBC1"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309ED3FA" w14:textId="32BEC45B"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11</w:t>
            </w:r>
          </w:p>
        </w:tc>
        <w:tc>
          <w:tcPr>
            <w:tcW w:w="1405" w:type="dxa"/>
            <w:noWrap/>
            <w:hideMark/>
          </w:tcPr>
          <w:p w14:paraId="5836FB6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-730.452</w:t>
            </w:r>
          </w:p>
        </w:tc>
        <w:tc>
          <w:tcPr>
            <w:tcW w:w="1752" w:type="dxa"/>
            <w:noWrap/>
            <w:hideMark/>
          </w:tcPr>
          <w:p w14:paraId="5057999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-703.447</w:t>
            </w:r>
          </w:p>
        </w:tc>
      </w:tr>
      <w:tr w:rsidR="00E507E9" w:rsidRPr="00E507E9" w14:paraId="1B6F6B6D" w14:textId="77777777" w:rsidTr="00FF30C1">
        <w:trPr>
          <w:trHeight w:val="300"/>
        </w:trPr>
        <w:tc>
          <w:tcPr>
            <w:tcW w:w="960" w:type="dxa"/>
            <w:noWrap/>
            <w:hideMark/>
          </w:tcPr>
          <w:p w14:paraId="31EEC40A" w14:textId="72611C47"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2FE38F1F" w14:textId="4DD76C0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5</w:t>
            </w:r>
          </w:p>
        </w:tc>
        <w:tc>
          <w:tcPr>
            <w:tcW w:w="1405" w:type="dxa"/>
            <w:noWrap/>
            <w:hideMark/>
          </w:tcPr>
          <w:p w14:paraId="47F669C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-720.485</w:t>
            </w:r>
          </w:p>
        </w:tc>
        <w:tc>
          <w:tcPr>
            <w:tcW w:w="1752" w:type="dxa"/>
            <w:noWrap/>
            <w:hideMark/>
          </w:tcPr>
          <w:p w14:paraId="53450F7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-754.535</w:t>
            </w:r>
          </w:p>
        </w:tc>
      </w:tr>
      <w:tr w:rsidR="00E507E9" w:rsidRPr="00E507E9" w14:paraId="79919512" w14:textId="77777777" w:rsidTr="00FF30C1">
        <w:trPr>
          <w:trHeight w:val="300"/>
        </w:trPr>
        <w:tc>
          <w:tcPr>
            <w:tcW w:w="960" w:type="dxa"/>
            <w:noWrap/>
            <w:hideMark/>
          </w:tcPr>
          <w:p w14:paraId="1C78FF9A" w14:textId="5956566A"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68F289F7" w14:textId="47D954C6"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w:t>
            </w:r>
          </w:p>
        </w:tc>
        <w:tc>
          <w:tcPr>
            <w:tcW w:w="1405" w:type="dxa"/>
            <w:noWrap/>
            <w:hideMark/>
          </w:tcPr>
          <w:p w14:paraId="3BA3AC7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-711.779</w:t>
            </w:r>
          </w:p>
        </w:tc>
        <w:tc>
          <w:tcPr>
            <w:tcW w:w="1752" w:type="dxa"/>
            <w:noWrap/>
            <w:hideMark/>
          </w:tcPr>
          <w:p w14:paraId="111BFBA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-747.419</w:t>
            </w:r>
          </w:p>
        </w:tc>
      </w:tr>
      <w:tr w:rsidR="00E507E9" w:rsidRPr="00E507E9" w14:paraId="1C9CBB3C" w14:textId="77777777" w:rsidTr="00FF30C1">
        <w:trPr>
          <w:trHeight w:val="300"/>
        </w:trPr>
        <w:tc>
          <w:tcPr>
            <w:tcW w:w="960" w:type="dxa"/>
            <w:noWrap/>
            <w:hideMark/>
          </w:tcPr>
          <w:p w14:paraId="6110D337" w14:textId="45A88F45" w:rsidR="00E507E9" w:rsidRPr="00E507E9" w:rsidRDefault="00720648"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4ZQK</w:t>
            </w:r>
          </w:p>
        </w:tc>
        <w:tc>
          <w:tcPr>
            <w:tcW w:w="960" w:type="dxa"/>
            <w:noWrap/>
            <w:hideMark/>
          </w:tcPr>
          <w:p w14:paraId="5D83D299" w14:textId="538E4A64"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12</w:t>
            </w:r>
          </w:p>
        </w:tc>
        <w:tc>
          <w:tcPr>
            <w:tcW w:w="1405" w:type="dxa"/>
            <w:noWrap/>
            <w:hideMark/>
          </w:tcPr>
          <w:p w14:paraId="25332DD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-706.383</w:t>
            </w:r>
          </w:p>
        </w:tc>
        <w:tc>
          <w:tcPr>
            <w:tcW w:w="1752" w:type="dxa"/>
            <w:noWrap/>
            <w:hideMark/>
          </w:tcPr>
          <w:p w14:paraId="37719CE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-701.469</w:t>
            </w:r>
          </w:p>
        </w:tc>
      </w:tr>
      <w:tr w:rsidR="00E507E9" w:rsidRPr="00E507E9" w14:paraId="4BB5F11F" w14:textId="77777777" w:rsidTr="00FF30C1">
        <w:trPr>
          <w:trHeight w:val="300"/>
        </w:trPr>
        <w:tc>
          <w:tcPr>
            <w:tcW w:w="960" w:type="dxa"/>
            <w:noWrap/>
            <w:hideMark/>
          </w:tcPr>
          <w:p w14:paraId="43C7AF8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5EA6D4B8" w14:textId="743F906D"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3</w:t>
            </w:r>
          </w:p>
        </w:tc>
        <w:tc>
          <w:tcPr>
            <w:tcW w:w="1405" w:type="dxa"/>
            <w:noWrap/>
            <w:hideMark/>
          </w:tcPr>
          <w:p w14:paraId="413B738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-698.051</w:t>
            </w:r>
          </w:p>
        </w:tc>
        <w:tc>
          <w:tcPr>
            <w:tcW w:w="1752" w:type="dxa"/>
            <w:noWrap/>
            <w:hideMark/>
          </w:tcPr>
          <w:p w14:paraId="20CBF65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-691.232</w:t>
            </w:r>
          </w:p>
        </w:tc>
      </w:tr>
      <w:tr w:rsidR="00E507E9" w:rsidRPr="00E507E9" w14:paraId="0E6A17D8" w14:textId="77777777" w:rsidTr="00FF30C1">
        <w:trPr>
          <w:trHeight w:val="300"/>
        </w:trPr>
        <w:tc>
          <w:tcPr>
            <w:tcW w:w="960" w:type="dxa"/>
            <w:noWrap/>
            <w:hideMark/>
          </w:tcPr>
          <w:p w14:paraId="1DF00EB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1D71AE98" w14:textId="7275BD8B"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4</w:t>
            </w:r>
          </w:p>
        </w:tc>
        <w:tc>
          <w:tcPr>
            <w:tcW w:w="1405" w:type="dxa"/>
            <w:noWrap/>
            <w:hideMark/>
          </w:tcPr>
          <w:p w14:paraId="2D43B97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-695.245</w:t>
            </w:r>
          </w:p>
        </w:tc>
        <w:tc>
          <w:tcPr>
            <w:tcW w:w="1752" w:type="dxa"/>
            <w:noWrap/>
            <w:hideMark/>
          </w:tcPr>
          <w:p w14:paraId="1A2EBF3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-684.359</w:t>
            </w:r>
          </w:p>
        </w:tc>
      </w:tr>
      <w:tr w:rsidR="00E507E9" w:rsidRPr="00E507E9" w14:paraId="1D3181E2" w14:textId="77777777" w:rsidTr="00FF30C1">
        <w:trPr>
          <w:trHeight w:val="300"/>
        </w:trPr>
        <w:tc>
          <w:tcPr>
            <w:tcW w:w="960" w:type="dxa"/>
            <w:noWrap/>
            <w:hideMark/>
          </w:tcPr>
          <w:p w14:paraId="172166C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77719C30" w14:textId="4A7C66D8"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10</w:t>
            </w:r>
          </w:p>
        </w:tc>
        <w:tc>
          <w:tcPr>
            <w:tcW w:w="1405" w:type="dxa"/>
            <w:noWrap/>
            <w:hideMark/>
          </w:tcPr>
          <w:p w14:paraId="5C81D5D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-684.267</w:t>
            </w:r>
          </w:p>
        </w:tc>
        <w:tc>
          <w:tcPr>
            <w:tcW w:w="1752" w:type="dxa"/>
            <w:noWrap/>
            <w:hideMark/>
          </w:tcPr>
          <w:p w14:paraId="7BF5BBC5"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-669.171</w:t>
            </w:r>
          </w:p>
        </w:tc>
      </w:tr>
      <w:tr w:rsidR="00E507E9" w:rsidRPr="00E507E9" w14:paraId="23F526C0" w14:textId="77777777" w:rsidTr="00FF30C1">
        <w:trPr>
          <w:trHeight w:val="300"/>
        </w:trPr>
        <w:tc>
          <w:tcPr>
            <w:tcW w:w="960" w:type="dxa"/>
            <w:noWrap/>
            <w:hideMark/>
          </w:tcPr>
          <w:p w14:paraId="0F5084C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1F01CF29" w14:textId="1F8222D8"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8</w:t>
            </w:r>
          </w:p>
        </w:tc>
        <w:tc>
          <w:tcPr>
            <w:tcW w:w="1405" w:type="dxa"/>
            <w:noWrap/>
            <w:hideMark/>
          </w:tcPr>
          <w:p w14:paraId="237512B7"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-679.817</w:t>
            </w:r>
          </w:p>
        </w:tc>
        <w:tc>
          <w:tcPr>
            <w:tcW w:w="1752" w:type="dxa"/>
            <w:noWrap/>
            <w:hideMark/>
          </w:tcPr>
          <w:p w14:paraId="5D5BC08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-627.14</w:t>
            </w:r>
          </w:p>
        </w:tc>
      </w:tr>
      <w:tr w:rsidR="00E507E9" w:rsidRPr="00E507E9" w14:paraId="038C9FAB" w14:textId="77777777" w:rsidTr="00FF30C1">
        <w:trPr>
          <w:trHeight w:val="300"/>
        </w:trPr>
        <w:tc>
          <w:tcPr>
            <w:tcW w:w="960" w:type="dxa"/>
            <w:noWrap/>
            <w:hideMark/>
          </w:tcPr>
          <w:p w14:paraId="0EDC605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3768426B" w14:textId="5DC6A1C2"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2</w:t>
            </w:r>
          </w:p>
        </w:tc>
        <w:tc>
          <w:tcPr>
            <w:tcW w:w="1405" w:type="dxa"/>
            <w:noWrap/>
            <w:hideMark/>
          </w:tcPr>
          <w:p w14:paraId="35C8DCC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-670.656</w:t>
            </w:r>
          </w:p>
        </w:tc>
        <w:tc>
          <w:tcPr>
            <w:tcW w:w="1752" w:type="dxa"/>
            <w:noWrap/>
            <w:hideMark/>
          </w:tcPr>
          <w:p w14:paraId="75CAE3A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-681.411</w:t>
            </w:r>
          </w:p>
        </w:tc>
      </w:tr>
      <w:tr w:rsidR="00E507E9" w:rsidRPr="00E507E9" w14:paraId="18D7CE00" w14:textId="77777777" w:rsidTr="00FF30C1">
        <w:trPr>
          <w:trHeight w:val="300"/>
        </w:trPr>
        <w:tc>
          <w:tcPr>
            <w:tcW w:w="960" w:type="dxa"/>
            <w:noWrap/>
            <w:hideMark/>
          </w:tcPr>
          <w:p w14:paraId="44D60B8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62845064" w14:textId="1B9C8704"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7</w:t>
            </w:r>
          </w:p>
        </w:tc>
        <w:tc>
          <w:tcPr>
            <w:tcW w:w="1405" w:type="dxa"/>
            <w:noWrap/>
            <w:hideMark/>
          </w:tcPr>
          <w:p w14:paraId="090D0830"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-656.427</w:t>
            </w:r>
          </w:p>
        </w:tc>
        <w:tc>
          <w:tcPr>
            <w:tcW w:w="1752" w:type="dxa"/>
            <w:noWrap/>
            <w:hideMark/>
          </w:tcPr>
          <w:p w14:paraId="53FFD69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-625.886</w:t>
            </w:r>
          </w:p>
        </w:tc>
      </w:tr>
      <w:tr w:rsidR="00E507E9" w:rsidRPr="00E507E9" w14:paraId="2952FF19" w14:textId="77777777" w:rsidTr="00FF30C1">
        <w:trPr>
          <w:trHeight w:val="300"/>
        </w:trPr>
        <w:tc>
          <w:tcPr>
            <w:tcW w:w="960" w:type="dxa"/>
            <w:noWrap/>
            <w:hideMark/>
          </w:tcPr>
          <w:p w14:paraId="2A068E7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lastRenderedPageBreak/>
              <w:t>1KCG</w:t>
            </w:r>
          </w:p>
        </w:tc>
        <w:tc>
          <w:tcPr>
            <w:tcW w:w="960" w:type="dxa"/>
            <w:noWrap/>
            <w:hideMark/>
          </w:tcPr>
          <w:p w14:paraId="58957653" w14:textId="62115246"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6</w:t>
            </w:r>
          </w:p>
        </w:tc>
        <w:tc>
          <w:tcPr>
            <w:tcW w:w="1405" w:type="dxa"/>
            <w:noWrap/>
            <w:hideMark/>
          </w:tcPr>
          <w:p w14:paraId="78E94656"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-654.573</w:t>
            </w:r>
          </w:p>
        </w:tc>
        <w:tc>
          <w:tcPr>
            <w:tcW w:w="1752" w:type="dxa"/>
            <w:noWrap/>
            <w:hideMark/>
          </w:tcPr>
          <w:p w14:paraId="283C389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-646.014</w:t>
            </w:r>
          </w:p>
        </w:tc>
      </w:tr>
      <w:tr w:rsidR="00E507E9" w:rsidRPr="00E507E9" w14:paraId="5BE115E5" w14:textId="77777777" w:rsidTr="00FF30C1">
        <w:trPr>
          <w:trHeight w:val="300"/>
        </w:trPr>
        <w:tc>
          <w:tcPr>
            <w:tcW w:w="960" w:type="dxa"/>
            <w:noWrap/>
            <w:hideMark/>
          </w:tcPr>
          <w:p w14:paraId="7011358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5F404966" w14:textId="62C42D09"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9</w:t>
            </w:r>
          </w:p>
        </w:tc>
        <w:tc>
          <w:tcPr>
            <w:tcW w:w="1405" w:type="dxa"/>
            <w:noWrap/>
            <w:hideMark/>
          </w:tcPr>
          <w:p w14:paraId="404CAC8A"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-654.546</w:t>
            </w:r>
          </w:p>
        </w:tc>
        <w:tc>
          <w:tcPr>
            <w:tcW w:w="1752" w:type="dxa"/>
            <w:noWrap/>
            <w:hideMark/>
          </w:tcPr>
          <w:p w14:paraId="588405D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-655.426</w:t>
            </w:r>
          </w:p>
        </w:tc>
      </w:tr>
      <w:tr w:rsidR="00E507E9" w:rsidRPr="00E507E9" w14:paraId="15557F80" w14:textId="77777777" w:rsidTr="00FF30C1">
        <w:trPr>
          <w:trHeight w:val="300"/>
        </w:trPr>
        <w:tc>
          <w:tcPr>
            <w:tcW w:w="960" w:type="dxa"/>
            <w:noWrap/>
            <w:hideMark/>
          </w:tcPr>
          <w:p w14:paraId="6511D7A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788AAC88" w14:textId="01C0A0AE"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11</w:t>
            </w:r>
          </w:p>
        </w:tc>
        <w:tc>
          <w:tcPr>
            <w:tcW w:w="1405" w:type="dxa"/>
            <w:noWrap/>
            <w:hideMark/>
          </w:tcPr>
          <w:p w14:paraId="7B09C434"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-643.19</w:t>
            </w:r>
          </w:p>
        </w:tc>
        <w:tc>
          <w:tcPr>
            <w:tcW w:w="1752" w:type="dxa"/>
            <w:noWrap/>
            <w:hideMark/>
          </w:tcPr>
          <w:p w14:paraId="40B9072F"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-612.036</w:t>
            </w:r>
          </w:p>
        </w:tc>
      </w:tr>
      <w:tr w:rsidR="00E507E9" w:rsidRPr="00E507E9" w14:paraId="29C6C52E" w14:textId="77777777" w:rsidTr="00FF30C1">
        <w:trPr>
          <w:trHeight w:val="300"/>
        </w:trPr>
        <w:tc>
          <w:tcPr>
            <w:tcW w:w="960" w:type="dxa"/>
            <w:noWrap/>
            <w:hideMark/>
          </w:tcPr>
          <w:p w14:paraId="0C091AC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545536DB" w14:textId="30915904"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5</w:t>
            </w:r>
          </w:p>
        </w:tc>
        <w:tc>
          <w:tcPr>
            <w:tcW w:w="1405" w:type="dxa"/>
            <w:noWrap/>
            <w:hideMark/>
          </w:tcPr>
          <w:p w14:paraId="6426655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-633.305</w:t>
            </w:r>
          </w:p>
        </w:tc>
        <w:tc>
          <w:tcPr>
            <w:tcW w:w="1752" w:type="dxa"/>
            <w:noWrap/>
            <w:hideMark/>
          </w:tcPr>
          <w:p w14:paraId="300ACF7D"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-665.884</w:t>
            </w:r>
          </w:p>
        </w:tc>
      </w:tr>
      <w:tr w:rsidR="00E507E9" w:rsidRPr="00E507E9" w14:paraId="4891A13D" w14:textId="77777777" w:rsidTr="00FF30C1">
        <w:trPr>
          <w:trHeight w:val="300"/>
        </w:trPr>
        <w:tc>
          <w:tcPr>
            <w:tcW w:w="960" w:type="dxa"/>
            <w:noWrap/>
            <w:hideMark/>
          </w:tcPr>
          <w:p w14:paraId="4987363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6338119B" w14:textId="4681AFAD"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w:t>
            </w:r>
          </w:p>
        </w:tc>
        <w:tc>
          <w:tcPr>
            <w:tcW w:w="1405" w:type="dxa"/>
            <w:noWrap/>
            <w:hideMark/>
          </w:tcPr>
          <w:p w14:paraId="79084C89"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-631.003</w:t>
            </w:r>
          </w:p>
        </w:tc>
        <w:tc>
          <w:tcPr>
            <w:tcW w:w="1752" w:type="dxa"/>
            <w:noWrap/>
            <w:hideMark/>
          </w:tcPr>
          <w:p w14:paraId="4E6D0CD2"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-655.106</w:t>
            </w:r>
          </w:p>
        </w:tc>
      </w:tr>
      <w:tr w:rsidR="00E507E9" w:rsidRPr="00E507E9" w14:paraId="1ED371BA" w14:textId="77777777" w:rsidTr="00FF30C1">
        <w:trPr>
          <w:trHeight w:val="300"/>
        </w:trPr>
        <w:tc>
          <w:tcPr>
            <w:tcW w:w="960" w:type="dxa"/>
            <w:noWrap/>
            <w:hideMark/>
          </w:tcPr>
          <w:p w14:paraId="15E38FE8"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1KCG</w:t>
            </w:r>
          </w:p>
        </w:tc>
        <w:tc>
          <w:tcPr>
            <w:tcW w:w="960" w:type="dxa"/>
            <w:noWrap/>
            <w:hideMark/>
          </w:tcPr>
          <w:p w14:paraId="56147C97" w14:textId="647E486B" w:rsidR="00E507E9" w:rsidRPr="00E507E9" w:rsidRDefault="008354EB" w:rsidP="00E507E9">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E507E9" w:rsidRPr="00E507E9">
              <w:rPr>
                <w:rFonts w:eastAsia="Times New Roman" w:cs="Times New Roman"/>
                <w:kern w:val="0"/>
                <w:sz w:val="12"/>
                <w:szCs w:val="12"/>
                <w14:ligatures w14:val="none"/>
              </w:rPr>
              <w:t>12</w:t>
            </w:r>
          </w:p>
        </w:tc>
        <w:tc>
          <w:tcPr>
            <w:tcW w:w="1405" w:type="dxa"/>
            <w:noWrap/>
            <w:hideMark/>
          </w:tcPr>
          <w:p w14:paraId="6AFC875E"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-614.053</w:t>
            </w:r>
          </w:p>
        </w:tc>
        <w:tc>
          <w:tcPr>
            <w:tcW w:w="1752" w:type="dxa"/>
            <w:noWrap/>
            <w:hideMark/>
          </w:tcPr>
          <w:p w14:paraId="74E20B2B" w14:textId="77777777" w:rsidR="00E507E9" w:rsidRPr="00E507E9" w:rsidRDefault="00E507E9" w:rsidP="00E507E9">
            <w:pPr>
              <w:jc w:val="both"/>
              <w:rPr>
                <w:rFonts w:eastAsia="Times New Roman" w:cs="Times New Roman"/>
                <w:kern w:val="0"/>
                <w:sz w:val="12"/>
                <w:szCs w:val="12"/>
                <w14:ligatures w14:val="none"/>
              </w:rPr>
            </w:pPr>
            <w:r w:rsidRPr="00E507E9">
              <w:rPr>
                <w:rFonts w:eastAsia="Times New Roman" w:cs="Times New Roman"/>
                <w:kern w:val="0"/>
                <w:sz w:val="12"/>
                <w:szCs w:val="12"/>
                <w14:ligatures w14:val="none"/>
              </w:rPr>
              <w:t>-616.043</w:t>
            </w:r>
          </w:p>
        </w:tc>
      </w:tr>
      <w:tr w:rsidR="0099474B" w:rsidRPr="00E507E9" w14:paraId="1DAC373B" w14:textId="77777777" w:rsidTr="00FF30C1">
        <w:trPr>
          <w:trHeight w:val="300"/>
        </w:trPr>
        <w:tc>
          <w:tcPr>
            <w:tcW w:w="960" w:type="dxa"/>
            <w:noWrap/>
          </w:tcPr>
          <w:p w14:paraId="1E59ACEE" w14:textId="77777777" w:rsidR="0099474B" w:rsidRDefault="0099474B" w:rsidP="00E507E9">
            <w:pPr>
              <w:jc w:val="both"/>
              <w:rPr>
                <w:rFonts w:eastAsia="Times New Roman" w:cs="Times New Roman"/>
                <w:kern w:val="0"/>
                <w:sz w:val="12"/>
                <w:szCs w:val="12"/>
                <w14:ligatures w14:val="none"/>
              </w:rPr>
            </w:pPr>
          </w:p>
          <w:p w14:paraId="3F6C4FC4" w14:textId="77777777" w:rsidR="0099474B" w:rsidRPr="00E507E9" w:rsidRDefault="0099474B" w:rsidP="00E507E9">
            <w:pPr>
              <w:jc w:val="both"/>
              <w:rPr>
                <w:rFonts w:eastAsia="Times New Roman" w:cs="Times New Roman"/>
                <w:kern w:val="0"/>
                <w:sz w:val="12"/>
                <w:szCs w:val="12"/>
                <w14:ligatures w14:val="none"/>
              </w:rPr>
            </w:pPr>
          </w:p>
        </w:tc>
        <w:tc>
          <w:tcPr>
            <w:tcW w:w="960" w:type="dxa"/>
            <w:noWrap/>
          </w:tcPr>
          <w:p w14:paraId="393CFA94" w14:textId="77777777" w:rsidR="0099474B" w:rsidRPr="00E507E9" w:rsidRDefault="0099474B" w:rsidP="00E507E9">
            <w:pPr>
              <w:jc w:val="both"/>
              <w:rPr>
                <w:rFonts w:eastAsia="Times New Roman" w:cs="Times New Roman"/>
                <w:kern w:val="0"/>
                <w:sz w:val="12"/>
                <w:szCs w:val="12"/>
                <w14:ligatures w14:val="none"/>
              </w:rPr>
            </w:pPr>
          </w:p>
        </w:tc>
        <w:tc>
          <w:tcPr>
            <w:tcW w:w="1405" w:type="dxa"/>
            <w:noWrap/>
          </w:tcPr>
          <w:p w14:paraId="7365DA93" w14:textId="77777777" w:rsidR="0099474B" w:rsidRPr="00E507E9" w:rsidRDefault="0099474B" w:rsidP="00E507E9">
            <w:pPr>
              <w:jc w:val="both"/>
              <w:rPr>
                <w:rFonts w:eastAsia="Times New Roman" w:cs="Times New Roman"/>
                <w:kern w:val="0"/>
                <w:sz w:val="12"/>
                <w:szCs w:val="12"/>
                <w14:ligatures w14:val="none"/>
              </w:rPr>
            </w:pPr>
          </w:p>
        </w:tc>
        <w:tc>
          <w:tcPr>
            <w:tcW w:w="1752" w:type="dxa"/>
            <w:noWrap/>
          </w:tcPr>
          <w:p w14:paraId="257F3F4D" w14:textId="77777777" w:rsidR="0099474B" w:rsidRPr="00E507E9" w:rsidRDefault="0099474B" w:rsidP="00E507E9">
            <w:pPr>
              <w:jc w:val="both"/>
              <w:rPr>
                <w:rFonts w:eastAsia="Times New Roman" w:cs="Times New Roman"/>
                <w:kern w:val="0"/>
                <w:sz w:val="12"/>
                <w:szCs w:val="12"/>
                <w14:ligatures w14:val="none"/>
              </w:rPr>
            </w:pPr>
          </w:p>
        </w:tc>
      </w:tr>
    </w:tbl>
    <w:p w14:paraId="30BE9ED9" w14:textId="77777777" w:rsidR="00E507E9" w:rsidRPr="00E507E9" w:rsidRDefault="00E507E9" w:rsidP="00E507E9">
      <w:pPr>
        <w:spacing w:after="0" w:line="240" w:lineRule="auto"/>
        <w:jc w:val="both"/>
        <w:rPr>
          <w:rFonts w:eastAsia="Times New Roman" w:cs="Times New Roman"/>
          <w:kern w:val="0"/>
          <w14:ligatures w14:val="none"/>
        </w:rPr>
      </w:pPr>
    </w:p>
    <w:p w14:paraId="2D4BA412" w14:textId="44EA84E6" w:rsidR="001A3767" w:rsidRDefault="00E76D5C" w:rsidP="001A3767">
      <w:pPr>
        <w:keepNext/>
        <w:jc w:val="right"/>
      </w:pPr>
      <w:r>
        <w:rPr>
          <w:noProof/>
        </w:rPr>
        <w:drawing>
          <wp:inline distT="0" distB="0" distL="0" distR="0" wp14:anchorId="73F952BA" wp14:editId="4E1904CE">
            <wp:extent cx="5731510" cy="5735320"/>
            <wp:effectExtent l="0" t="0" r="2540" b="0"/>
            <wp:docPr id="1819241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41203" name="Picture 18192412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735320"/>
                    </a:xfrm>
                    <a:prstGeom prst="rect">
                      <a:avLst/>
                    </a:prstGeom>
                  </pic:spPr>
                </pic:pic>
              </a:graphicData>
            </a:graphic>
          </wp:inline>
        </w:drawing>
      </w:r>
    </w:p>
    <w:p w14:paraId="73D6ED73" w14:textId="003E6337" w:rsidR="0097648C" w:rsidRDefault="001A3767" w:rsidP="00F52959">
      <w:pPr>
        <w:pStyle w:val="Caption"/>
        <w:rPr>
          <w:i w:val="0"/>
          <w:iCs w:val="0"/>
          <w:color w:val="auto"/>
          <w:sz w:val="16"/>
          <w:szCs w:val="16"/>
        </w:rPr>
      </w:pPr>
      <w:r w:rsidRPr="00F52959">
        <w:rPr>
          <w:i w:val="0"/>
          <w:iCs w:val="0"/>
          <w:color w:val="auto"/>
          <w:sz w:val="16"/>
          <w:szCs w:val="16"/>
        </w:rPr>
        <w:t xml:space="preserve">Figure </w:t>
      </w:r>
      <w:r w:rsidR="00F52959" w:rsidRPr="00F52959">
        <w:rPr>
          <w:i w:val="0"/>
          <w:iCs w:val="0"/>
          <w:color w:val="auto"/>
          <w:sz w:val="16"/>
          <w:szCs w:val="16"/>
        </w:rPr>
        <w:t>S</w:t>
      </w:r>
      <w:r w:rsidRPr="00F52959">
        <w:rPr>
          <w:i w:val="0"/>
          <w:iCs w:val="0"/>
          <w:color w:val="auto"/>
          <w:sz w:val="16"/>
          <w:szCs w:val="16"/>
        </w:rPr>
        <w:fldChar w:fldCharType="begin"/>
      </w:r>
      <w:r w:rsidRPr="00F52959">
        <w:rPr>
          <w:i w:val="0"/>
          <w:iCs w:val="0"/>
          <w:color w:val="auto"/>
          <w:sz w:val="16"/>
          <w:szCs w:val="16"/>
        </w:rPr>
        <w:instrText xml:space="preserve"> SEQ Figure \* ARABIC </w:instrText>
      </w:r>
      <w:r w:rsidRPr="00F52959">
        <w:rPr>
          <w:i w:val="0"/>
          <w:iCs w:val="0"/>
          <w:color w:val="auto"/>
          <w:sz w:val="16"/>
          <w:szCs w:val="16"/>
        </w:rPr>
        <w:fldChar w:fldCharType="separate"/>
      </w:r>
      <w:r w:rsidR="00E12666">
        <w:rPr>
          <w:i w:val="0"/>
          <w:iCs w:val="0"/>
          <w:noProof/>
          <w:color w:val="auto"/>
          <w:sz w:val="16"/>
          <w:szCs w:val="16"/>
        </w:rPr>
        <w:t>10</w:t>
      </w:r>
      <w:r w:rsidRPr="00F52959">
        <w:rPr>
          <w:i w:val="0"/>
          <w:iCs w:val="0"/>
          <w:color w:val="auto"/>
          <w:sz w:val="16"/>
          <w:szCs w:val="16"/>
        </w:rPr>
        <w:fldChar w:fldCharType="end"/>
      </w:r>
      <w:r w:rsidRPr="00F52959">
        <w:rPr>
          <w:i w:val="0"/>
          <w:iCs w:val="0"/>
          <w:color w:val="auto"/>
          <w:sz w:val="16"/>
          <w:szCs w:val="16"/>
        </w:rPr>
        <w:t>:</w:t>
      </w:r>
      <w:r w:rsidR="00F52959" w:rsidRPr="00F52959">
        <w:rPr>
          <w:i w:val="0"/>
          <w:iCs w:val="0"/>
          <w:color w:val="auto"/>
          <w:sz w:val="16"/>
          <w:szCs w:val="16"/>
        </w:rPr>
        <w:t xml:space="preserve"> Comparison of Adjuvanted </w:t>
      </w:r>
      <w:r w:rsidR="0033127B">
        <w:rPr>
          <w:i w:val="0"/>
          <w:iCs w:val="0"/>
          <w:color w:val="auto"/>
          <w:sz w:val="16"/>
          <w:szCs w:val="16"/>
        </w:rPr>
        <w:t>to</w:t>
      </w:r>
      <w:r w:rsidR="00F52959" w:rsidRPr="00F52959">
        <w:rPr>
          <w:i w:val="0"/>
          <w:iCs w:val="0"/>
          <w:color w:val="auto"/>
          <w:sz w:val="16"/>
          <w:szCs w:val="16"/>
        </w:rPr>
        <w:t xml:space="preserve"> Non-Adjuvanted Binding Affinities Across Receptors</w:t>
      </w:r>
      <w:r w:rsidR="00F52959">
        <w:rPr>
          <w:i w:val="0"/>
          <w:iCs w:val="0"/>
          <w:color w:val="auto"/>
          <w:sz w:val="16"/>
          <w:szCs w:val="16"/>
        </w:rPr>
        <w:t>.</w:t>
      </w:r>
    </w:p>
    <w:p w14:paraId="3AA8D0A9" w14:textId="5A334614" w:rsidR="001C1DD5" w:rsidRPr="001C1DD5" w:rsidRDefault="00E76D5C" w:rsidP="001C1DD5">
      <w:r>
        <w:rPr>
          <w:noProof/>
        </w:rPr>
        <w:lastRenderedPageBreak/>
        <w:drawing>
          <wp:inline distT="0" distB="0" distL="0" distR="0" wp14:anchorId="7C1448D3" wp14:editId="542FF00D">
            <wp:extent cx="5731510" cy="4765040"/>
            <wp:effectExtent l="0" t="0" r="2540" b="0"/>
            <wp:docPr id="1520598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98304" name="Picture 15205983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765040"/>
                    </a:xfrm>
                    <a:prstGeom prst="rect">
                      <a:avLst/>
                    </a:prstGeom>
                  </pic:spPr>
                </pic:pic>
              </a:graphicData>
            </a:graphic>
          </wp:inline>
        </w:drawing>
      </w:r>
    </w:p>
    <w:p w14:paraId="5B17D67C" w14:textId="4AEFDD42" w:rsidR="0097648C" w:rsidRPr="00420F50" w:rsidRDefault="001A3767" w:rsidP="001A3767">
      <w:pPr>
        <w:pStyle w:val="Caption"/>
        <w:rPr>
          <w:i w:val="0"/>
          <w:iCs w:val="0"/>
          <w:sz w:val="16"/>
          <w:szCs w:val="16"/>
        </w:rPr>
      </w:pPr>
      <w:r w:rsidRPr="00420F50">
        <w:rPr>
          <w:i w:val="0"/>
          <w:iCs w:val="0"/>
          <w:color w:val="auto"/>
          <w:sz w:val="16"/>
          <w:szCs w:val="16"/>
        </w:rPr>
        <w:t xml:space="preserve">Figure </w:t>
      </w:r>
      <w:r w:rsidR="00420F50">
        <w:rPr>
          <w:i w:val="0"/>
          <w:iCs w:val="0"/>
          <w:color w:val="auto"/>
          <w:sz w:val="16"/>
          <w:szCs w:val="16"/>
        </w:rPr>
        <w:t>S</w:t>
      </w:r>
      <w:r w:rsidRPr="00420F50">
        <w:rPr>
          <w:i w:val="0"/>
          <w:iCs w:val="0"/>
          <w:color w:val="auto"/>
          <w:sz w:val="16"/>
          <w:szCs w:val="16"/>
        </w:rPr>
        <w:fldChar w:fldCharType="begin"/>
      </w:r>
      <w:r w:rsidRPr="00420F50">
        <w:rPr>
          <w:i w:val="0"/>
          <w:iCs w:val="0"/>
          <w:color w:val="auto"/>
          <w:sz w:val="16"/>
          <w:szCs w:val="16"/>
        </w:rPr>
        <w:instrText xml:space="preserve"> SEQ Figure \* ARABIC </w:instrText>
      </w:r>
      <w:r w:rsidRPr="00420F50">
        <w:rPr>
          <w:i w:val="0"/>
          <w:iCs w:val="0"/>
          <w:color w:val="auto"/>
          <w:sz w:val="16"/>
          <w:szCs w:val="16"/>
        </w:rPr>
        <w:fldChar w:fldCharType="separate"/>
      </w:r>
      <w:r w:rsidR="00E12666">
        <w:rPr>
          <w:i w:val="0"/>
          <w:iCs w:val="0"/>
          <w:noProof/>
          <w:color w:val="auto"/>
          <w:sz w:val="16"/>
          <w:szCs w:val="16"/>
        </w:rPr>
        <w:t>11</w:t>
      </w:r>
      <w:r w:rsidRPr="00420F50">
        <w:rPr>
          <w:i w:val="0"/>
          <w:iCs w:val="0"/>
          <w:color w:val="auto"/>
          <w:sz w:val="16"/>
          <w:szCs w:val="16"/>
        </w:rPr>
        <w:fldChar w:fldCharType="end"/>
      </w:r>
      <w:r w:rsidRPr="00420F50">
        <w:rPr>
          <w:i w:val="0"/>
          <w:iCs w:val="0"/>
          <w:color w:val="auto"/>
          <w:sz w:val="16"/>
          <w:szCs w:val="16"/>
        </w:rPr>
        <w:t>:</w:t>
      </w:r>
      <w:r w:rsidR="00420F50" w:rsidRPr="00420F50">
        <w:rPr>
          <w:i w:val="0"/>
          <w:iCs w:val="0"/>
          <w:color w:val="auto"/>
          <w:sz w:val="16"/>
          <w:szCs w:val="16"/>
        </w:rPr>
        <w:t xml:space="preserve"> Effect of adjuvants on docking scores obtained as a difference between adjuvant and adjuvant scores.</w:t>
      </w:r>
    </w:p>
    <w:p w14:paraId="70948C80" w14:textId="1B952593" w:rsidR="009E7D3B" w:rsidRDefault="00025283" w:rsidP="0097648C">
      <w:pPr>
        <w:jc w:val="right"/>
      </w:pPr>
      <w:r>
        <w:rPr>
          <w:noProof/>
        </w:rPr>
        <w:lastRenderedPageBreak/>
        <w:drawing>
          <wp:inline distT="0" distB="0" distL="0" distR="0" wp14:anchorId="43CF4248" wp14:editId="0BD1BD15">
            <wp:extent cx="5731510" cy="4377055"/>
            <wp:effectExtent l="0" t="0" r="2540" b="4445"/>
            <wp:docPr id="1889896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96378" name="Picture 18898963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4377055"/>
                    </a:xfrm>
                    <a:prstGeom prst="rect">
                      <a:avLst/>
                    </a:prstGeom>
                  </pic:spPr>
                </pic:pic>
              </a:graphicData>
            </a:graphic>
          </wp:inline>
        </w:drawing>
      </w:r>
    </w:p>
    <w:p w14:paraId="0BBBC051" w14:textId="066709C6" w:rsidR="00B2433C" w:rsidRDefault="002C4CBD" w:rsidP="00CB49EB">
      <w:pPr>
        <w:pStyle w:val="Caption"/>
        <w:rPr>
          <w:i w:val="0"/>
          <w:iCs w:val="0"/>
          <w:color w:val="auto"/>
          <w:sz w:val="16"/>
          <w:szCs w:val="16"/>
        </w:rPr>
      </w:pPr>
      <w:r w:rsidRPr="00CB49EB">
        <w:rPr>
          <w:i w:val="0"/>
          <w:iCs w:val="0"/>
          <w:color w:val="auto"/>
          <w:sz w:val="16"/>
          <w:szCs w:val="16"/>
        </w:rPr>
        <w:t>Figure S</w:t>
      </w:r>
      <w:r w:rsidRPr="00CB49EB">
        <w:rPr>
          <w:i w:val="0"/>
          <w:iCs w:val="0"/>
          <w:color w:val="auto"/>
          <w:sz w:val="16"/>
          <w:szCs w:val="16"/>
        </w:rPr>
        <w:fldChar w:fldCharType="begin"/>
      </w:r>
      <w:r w:rsidRPr="00CB49EB">
        <w:rPr>
          <w:i w:val="0"/>
          <w:iCs w:val="0"/>
          <w:color w:val="auto"/>
          <w:sz w:val="16"/>
          <w:szCs w:val="16"/>
        </w:rPr>
        <w:instrText xml:space="preserve"> SEQ Figure \* ARABIC </w:instrText>
      </w:r>
      <w:r w:rsidRPr="00CB49EB">
        <w:rPr>
          <w:i w:val="0"/>
          <w:iCs w:val="0"/>
          <w:color w:val="auto"/>
          <w:sz w:val="16"/>
          <w:szCs w:val="16"/>
        </w:rPr>
        <w:fldChar w:fldCharType="separate"/>
      </w:r>
      <w:r w:rsidR="00025283">
        <w:rPr>
          <w:i w:val="0"/>
          <w:iCs w:val="0"/>
          <w:noProof/>
          <w:color w:val="auto"/>
          <w:sz w:val="16"/>
          <w:szCs w:val="16"/>
        </w:rPr>
        <w:t>12</w:t>
      </w:r>
      <w:r w:rsidRPr="00CB49EB">
        <w:rPr>
          <w:i w:val="0"/>
          <w:iCs w:val="0"/>
          <w:color w:val="auto"/>
          <w:sz w:val="16"/>
          <w:szCs w:val="16"/>
        </w:rPr>
        <w:fldChar w:fldCharType="end"/>
      </w:r>
      <w:r w:rsidRPr="00CB49EB">
        <w:rPr>
          <w:i w:val="0"/>
          <w:iCs w:val="0"/>
          <w:color w:val="auto"/>
          <w:sz w:val="16"/>
          <w:szCs w:val="16"/>
        </w:rPr>
        <w:t xml:space="preserve">: </w:t>
      </w:r>
      <w:r w:rsidR="00CB49EB" w:rsidRPr="00CB49EB">
        <w:rPr>
          <w:i w:val="0"/>
          <w:iCs w:val="0"/>
          <w:color w:val="auto"/>
          <w:sz w:val="16"/>
          <w:szCs w:val="16"/>
        </w:rPr>
        <w:t xml:space="preserve">Compactness and internal stabilization metrics of </w:t>
      </w:r>
      <w:r w:rsidR="008354EB">
        <w:rPr>
          <w:i w:val="0"/>
          <w:iCs w:val="0"/>
          <w:color w:val="auto"/>
          <w:sz w:val="16"/>
          <w:szCs w:val="16"/>
        </w:rPr>
        <w:t>Construct</w:t>
      </w:r>
      <w:r w:rsidR="00CB49EB" w:rsidRPr="00CB49EB">
        <w:rPr>
          <w:i w:val="0"/>
          <w:iCs w:val="0"/>
          <w:color w:val="auto"/>
          <w:sz w:val="16"/>
          <w:szCs w:val="16"/>
        </w:rPr>
        <w:t xml:space="preserve">–PD-1 complexes. (A) </w:t>
      </w:r>
      <w:r w:rsidR="00693FEB" w:rsidRPr="008471A4">
        <w:rPr>
          <w:i w:val="0"/>
          <w:iCs w:val="0"/>
          <w:color w:val="auto"/>
          <w:sz w:val="16"/>
          <w:szCs w:val="16"/>
        </w:rPr>
        <w:t xml:space="preserve">RMSF profiles indicating residue-level flexibility. </w:t>
      </w:r>
      <w:r w:rsidR="00CB49EB" w:rsidRPr="00CB49EB">
        <w:rPr>
          <w:i w:val="0"/>
          <w:iCs w:val="0"/>
          <w:color w:val="auto"/>
          <w:sz w:val="16"/>
          <w:szCs w:val="16"/>
        </w:rPr>
        <w:t xml:space="preserve"> (B) Total intra-complex hydrogen bonds across simulation time, reflecting internal structural stabilization.</w:t>
      </w:r>
    </w:p>
    <w:p w14:paraId="2BACB11C" w14:textId="5730F271" w:rsidR="00B372CB" w:rsidRPr="00B372CB" w:rsidRDefault="00B372CB" w:rsidP="00B372CB">
      <w:pPr>
        <w:pStyle w:val="Caption"/>
      </w:pPr>
      <w:r>
        <w:t xml:space="preserve">Figure </w:t>
      </w:r>
      <w:fldSimple w:instr=" SEQ Figure \* ARABIC ">
        <w:r w:rsidR="00025283">
          <w:rPr>
            <w:noProof/>
          </w:rPr>
          <w:t>13</w:t>
        </w:r>
      </w:fldSimple>
      <w:r>
        <w:t>:</w:t>
      </w:r>
      <w:r w:rsidRPr="00B372CB">
        <w:rPr>
          <w:i w:val="0"/>
          <w:iCs w:val="0"/>
          <w:color w:val="auto"/>
          <w:sz w:val="22"/>
          <w:szCs w:val="22"/>
        </w:rPr>
        <w:t xml:space="preserve"> </w:t>
      </w:r>
      <w:r w:rsidRPr="00B372CB">
        <w:t>Time evolution of interaction energies during molecular dynamics simulations.</w:t>
      </w:r>
    </w:p>
    <w:p w14:paraId="1CAD3DD8" w14:textId="77777777" w:rsidR="007D7DB0" w:rsidRDefault="00C54187" w:rsidP="007D7DB0">
      <w:pPr>
        <w:keepNext/>
      </w:pPr>
      <w:r>
        <w:rPr>
          <w:noProof/>
        </w:rPr>
        <w:lastRenderedPageBreak/>
        <w:drawing>
          <wp:inline distT="0" distB="0" distL="0" distR="0" wp14:anchorId="672568CC" wp14:editId="6F136D67">
            <wp:extent cx="5731510" cy="4793615"/>
            <wp:effectExtent l="0" t="0" r="2540" b="6985"/>
            <wp:docPr id="939889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89368" name="Picture 9398893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793615"/>
                    </a:xfrm>
                    <a:prstGeom prst="rect">
                      <a:avLst/>
                    </a:prstGeom>
                  </pic:spPr>
                </pic:pic>
              </a:graphicData>
            </a:graphic>
          </wp:inline>
        </w:drawing>
      </w:r>
    </w:p>
    <w:p w14:paraId="372B61B1" w14:textId="796217C9" w:rsidR="00B2433C" w:rsidRPr="007D7DB0" w:rsidRDefault="007D7DB0" w:rsidP="007D7DB0">
      <w:pPr>
        <w:pStyle w:val="Caption"/>
        <w:rPr>
          <w:i w:val="0"/>
          <w:iCs w:val="0"/>
          <w:color w:val="auto"/>
          <w:sz w:val="16"/>
          <w:szCs w:val="16"/>
        </w:rPr>
      </w:pPr>
      <w:r w:rsidRPr="007D7DB0">
        <w:rPr>
          <w:i w:val="0"/>
          <w:iCs w:val="0"/>
          <w:color w:val="auto"/>
          <w:sz w:val="16"/>
          <w:szCs w:val="16"/>
        </w:rPr>
        <w:t>Figure S</w:t>
      </w:r>
      <w:r w:rsidRPr="007D7DB0">
        <w:rPr>
          <w:i w:val="0"/>
          <w:iCs w:val="0"/>
          <w:color w:val="auto"/>
          <w:sz w:val="16"/>
          <w:szCs w:val="16"/>
        </w:rPr>
        <w:fldChar w:fldCharType="begin"/>
      </w:r>
      <w:r w:rsidRPr="007D7DB0">
        <w:rPr>
          <w:i w:val="0"/>
          <w:iCs w:val="0"/>
          <w:color w:val="auto"/>
          <w:sz w:val="16"/>
          <w:szCs w:val="16"/>
        </w:rPr>
        <w:instrText xml:space="preserve"> SEQ Figure \* ARABIC </w:instrText>
      </w:r>
      <w:r w:rsidRPr="007D7DB0">
        <w:rPr>
          <w:i w:val="0"/>
          <w:iCs w:val="0"/>
          <w:color w:val="auto"/>
          <w:sz w:val="16"/>
          <w:szCs w:val="16"/>
        </w:rPr>
        <w:fldChar w:fldCharType="separate"/>
      </w:r>
      <w:r w:rsidR="00A838DB">
        <w:rPr>
          <w:i w:val="0"/>
          <w:iCs w:val="0"/>
          <w:noProof/>
          <w:color w:val="auto"/>
          <w:sz w:val="16"/>
          <w:szCs w:val="16"/>
        </w:rPr>
        <w:t>14</w:t>
      </w:r>
      <w:r w:rsidRPr="007D7DB0">
        <w:rPr>
          <w:i w:val="0"/>
          <w:iCs w:val="0"/>
          <w:color w:val="auto"/>
          <w:sz w:val="16"/>
          <w:szCs w:val="16"/>
        </w:rPr>
        <w:fldChar w:fldCharType="end"/>
      </w:r>
      <w:r w:rsidRPr="007D7DB0">
        <w:rPr>
          <w:i w:val="0"/>
          <w:iCs w:val="0"/>
          <w:color w:val="auto"/>
          <w:sz w:val="16"/>
          <w:szCs w:val="16"/>
        </w:rPr>
        <w:t xml:space="preserve">: Hydrogen bond occupancy maps of </w:t>
      </w:r>
      <w:r w:rsidR="008354EB">
        <w:rPr>
          <w:i w:val="0"/>
          <w:iCs w:val="0"/>
          <w:color w:val="auto"/>
          <w:sz w:val="16"/>
          <w:szCs w:val="16"/>
        </w:rPr>
        <w:t>Construct</w:t>
      </w:r>
      <w:r w:rsidR="00C663E8">
        <w:rPr>
          <w:i w:val="0"/>
          <w:iCs w:val="0"/>
          <w:color w:val="auto"/>
          <w:sz w:val="16"/>
          <w:szCs w:val="16"/>
        </w:rPr>
        <w:t>-</w:t>
      </w:r>
      <w:r w:rsidRPr="007D7DB0">
        <w:rPr>
          <w:i w:val="0"/>
          <w:iCs w:val="0"/>
          <w:color w:val="auto"/>
          <w:sz w:val="16"/>
          <w:szCs w:val="16"/>
        </w:rPr>
        <w:t>PD-1 complexes over 100-ns molecular dynamics simulations. Heatmaps display the percentage occupancy of specific donor</w:t>
      </w:r>
      <w:r w:rsidR="00C663E8">
        <w:rPr>
          <w:i w:val="0"/>
          <w:iCs w:val="0"/>
          <w:color w:val="auto"/>
          <w:sz w:val="16"/>
          <w:szCs w:val="16"/>
        </w:rPr>
        <w:t>-</w:t>
      </w:r>
      <w:r w:rsidRPr="007D7DB0">
        <w:rPr>
          <w:i w:val="0"/>
          <w:iCs w:val="0"/>
          <w:color w:val="auto"/>
          <w:sz w:val="16"/>
          <w:szCs w:val="16"/>
        </w:rPr>
        <w:t xml:space="preserve">acceptor hydrogen bond interactions across the trajectory for </w:t>
      </w:r>
      <w:r w:rsidR="008354EB">
        <w:rPr>
          <w:i w:val="0"/>
          <w:iCs w:val="0"/>
          <w:color w:val="auto"/>
          <w:sz w:val="16"/>
          <w:szCs w:val="16"/>
        </w:rPr>
        <w:t>Construct</w:t>
      </w:r>
      <w:r w:rsidRPr="007D7DB0">
        <w:rPr>
          <w:i w:val="0"/>
          <w:iCs w:val="0"/>
          <w:color w:val="auto"/>
          <w:sz w:val="16"/>
          <w:szCs w:val="16"/>
        </w:rPr>
        <w:t>s 4, 7, 10, and 15. Warmer colors indicate higher interaction persistence.</w:t>
      </w:r>
    </w:p>
    <w:p w14:paraId="07E778C5" w14:textId="77777777" w:rsidR="00B2433C" w:rsidRDefault="00B2433C" w:rsidP="004D69A2"/>
    <w:p w14:paraId="5F015B31" w14:textId="77777777" w:rsidR="00E24383" w:rsidRDefault="00E24383" w:rsidP="004D69A2"/>
    <w:p w14:paraId="7008EDD7" w14:textId="77777777" w:rsidR="00E24383" w:rsidRDefault="00E24383" w:rsidP="004D69A2"/>
    <w:p w14:paraId="0F3353A8" w14:textId="77777777" w:rsidR="00E24383" w:rsidRDefault="00E24383" w:rsidP="004D69A2"/>
    <w:p w14:paraId="59E65EAE" w14:textId="77777777" w:rsidR="00E24383" w:rsidRDefault="00E24383" w:rsidP="004D69A2"/>
    <w:p w14:paraId="0AE308AF" w14:textId="77777777" w:rsidR="00E24383" w:rsidRDefault="00E24383" w:rsidP="004D69A2"/>
    <w:p w14:paraId="5F0336FB" w14:textId="77777777" w:rsidR="00E24383" w:rsidRDefault="00E24383" w:rsidP="004D69A2"/>
    <w:p w14:paraId="3FDFF147" w14:textId="77777777" w:rsidR="00E24383" w:rsidRDefault="00E24383" w:rsidP="004D69A2"/>
    <w:p w14:paraId="3AA932C4" w14:textId="77777777" w:rsidR="00E24383" w:rsidRDefault="00E24383" w:rsidP="004D69A2"/>
    <w:p w14:paraId="01FCCCEF" w14:textId="77777777" w:rsidR="00E24383" w:rsidRDefault="00E24383" w:rsidP="004D69A2"/>
    <w:p w14:paraId="1620735F" w14:textId="77777777" w:rsidR="00E24383" w:rsidRDefault="00E24383" w:rsidP="004D69A2"/>
    <w:p w14:paraId="18F00A61" w14:textId="77777777" w:rsidR="00E24383" w:rsidRDefault="00E24383" w:rsidP="004D69A2"/>
    <w:p w14:paraId="26E473DA" w14:textId="40ED396F" w:rsidR="00456FAF" w:rsidRDefault="00456FAF" w:rsidP="00456FAF">
      <w:pPr>
        <w:pStyle w:val="Heading1"/>
      </w:pPr>
      <w:r w:rsidRPr="00456FAF">
        <w:lastRenderedPageBreak/>
        <w:t>E</w:t>
      </w:r>
      <w:r w:rsidRPr="00456FAF">
        <w:t>xploratory</w:t>
      </w:r>
      <w:r>
        <w:t xml:space="preserve"> </w:t>
      </w:r>
      <w:r w:rsidRPr="00456FAF">
        <w:t>structural analyses</w:t>
      </w:r>
    </w:p>
    <w:p w14:paraId="3EBD126C" w14:textId="77777777" w:rsidR="00161031" w:rsidRPr="00BE0945" w:rsidRDefault="00161031" w:rsidP="00161031">
      <w:pPr>
        <w:pStyle w:val="Heading2"/>
      </w:pPr>
      <w:r>
        <w:t>S2</w:t>
      </w:r>
      <w:r w:rsidRPr="00BE0945">
        <w:t xml:space="preserve"> Structure-Based Assessment of Surface-Accessible Regions</w:t>
      </w:r>
    </w:p>
    <w:p w14:paraId="76787E3E" w14:textId="0640A257" w:rsidR="00161031" w:rsidRDefault="00161031" w:rsidP="00161031">
      <w:pPr>
        <w:jc w:val="both"/>
      </w:pPr>
      <w:r w:rsidRPr="00BE0945">
        <w:t xml:space="preserve">B-cell epitope profiling was performed to evaluate the </w:t>
      </w:r>
      <w:r w:rsidR="008354EB">
        <w:t>Construct</w:t>
      </w:r>
      <w:r w:rsidRPr="00BE0945">
        <w:t xml:space="preserve">'s potential to elicit humoral immune responses. 3D structures were analyzed using structure-based epitope prediction tools implemented in the IEDB Analysis Resource, namely </w:t>
      </w:r>
      <w:proofErr w:type="spellStart"/>
      <w:r w:rsidRPr="00BE0945">
        <w:t>DiscoTope</w:t>
      </w:r>
      <w:proofErr w:type="spellEnd"/>
      <w:r w:rsidRPr="00BE0945">
        <w:t xml:space="preserve"> v1.1 </w:t>
      </w:r>
      <w:sdt>
        <w:sdtPr>
          <w:rPr>
            <w:rFonts w:cs="Times New Roman"/>
            <w:color w:val="000000"/>
            <w:vertAlign w:val="superscript"/>
          </w:rPr>
          <w:tag w:val="MENDELEY_CITATION_v3_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"/>
          <w:id w:val="-779564797"/>
          <w:placeholder>
            <w:docPart w:val="54188704F0C441758353C5DBB0B48655"/>
          </w:placeholder>
        </w:sdtPr>
        <w:sdtContent>
          <w:r w:rsidR="009C0BD9" w:rsidRPr="009C0BD9">
            <w:rPr>
              <w:rFonts w:cs="Times New Roman"/>
              <w:color w:val="000000"/>
              <w:vertAlign w:val="superscript"/>
            </w:rPr>
            <w:t>28,29</w:t>
          </w:r>
        </w:sdtContent>
      </w:sdt>
      <w:r w:rsidRPr="00BE0945">
        <w:t xml:space="preserve"> and </w:t>
      </w:r>
      <w:proofErr w:type="spellStart"/>
      <w:r w:rsidRPr="00BE0945">
        <w:t>ElliPro</w:t>
      </w:r>
      <w:proofErr w:type="spellEnd"/>
      <w:r w:rsidRPr="00BE0945">
        <w:t xml:space="preserve"> </w:t>
      </w:r>
      <w:sdt>
        <w:sdtPr>
          <w:rPr>
            <w:rFonts w:cs="Times New Roman"/>
            <w:color w:val="000000"/>
            <w:vertAlign w:val="superscript"/>
          </w:rPr>
          <w:tag w:val="MENDELEY_CITATION_v3_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"/>
          <w:id w:val="853304987"/>
          <w:placeholder>
            <w:docPart w:val="54188704F0C441758353C5DBB0B48655"/>
          </w:placeholder>
        </w:sdtPr>
        <w:sdtContent>
          <w:r w:rsidR="009C0BD9" w:rsidRPr="009C0BD9">
            <w:rPr>
              <w:rFonts w:cs="Times New Roman"/>
              <w:color w:val="000000"/>
              <w:vertAlign w:val="superscript"/>
            </w:rPr>
            <w:t>30</w:t>
          </w:r>
        </w:sdtContent>
      </w:sdt>
      <w:r w:rsidRPr="00BE0945">
        <w:t xml:space="preserve">. </w:t>
      </w:r>
      <w:proofErr w:type="spellStart"/>
      <w:r w:rsidRPr="00BE0945">
        <w:t>DiscoTope</w:t>
      </w:r>
      <w:proofErr w:type="spellEnd"/>
      <w:r w:rsidRPr="00BE0945">
        <w:t xml:space="preserve"> v1.1 was employed to predict discontinuous (conformational) B-cell epitopes at the residue level. For each </w:t>
      </w:r>
      <w:r w:rsidR="008354EB">
        <w:t>Construct</w:t>
      </w:r>
      <w:r w:rsidRPr="00BE0945">
        <w:t xml:space="preserve"> </w:t>
      </w:r>
      <w:proofErr w:type="spellStart"/>
      <w:r w:rsidRPr="00BE0945">
        <w:t>construct</w:t>
      </w:r>
      <w:proofErr w:type="spellEnd"/>
      <w:r w:rsidRPr="00BE0945">
        <w:t xml:space="preserve">, the corresponding PDB structure was uploaded and analyzed as a single protein chain using the default threshold score of −7.7, corresponding to ~75% specificity and 47% sensitivity  </w:t>
      </w:r>
      <w:sdt>
        <w:sdtPr>
          <w:rPr>
            <w:rFonts w:cs="Times New Roman"/>
            <w:color w:val="000000"/>
            <w:vertAlign w:val="superscript"/>
          </w:rPr>
          <w:tag w:val="MENDELEY_CITATION_v3_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"/>
          <w:id w:val="1927606694"/>
          <w:placeholder>
            <w:docPart w:val="54188704F0C441758353C5DBB0B48655"/>
          </w:placeholder>
        </w:sdtPr>
        <w:sdtContent>
          <w:r w:rsidR="009C0BD9" w:rsidRPr="009C0BD9">
            <w:rPr>
              <w:rFonts w:cs="Times New Roman"/>
              <w:color w:val="000000"/>
              <w:vertAlign w:val="superscript"/>
            </w:rPr>
            <w:t>28,29</w:t>
          </w:r>
        </w:sdtContent>
      </w:sdt>
      <w:r w:rsidRPr="00BE0945">
        <w:t xml:space="preserve">. </w:t>
      </w:r>
      <w:proofErr w:type="spellStart"/>
      <w:r w:rsidRPr="00BE0945">
        <w:t>DiscoTope</w:t>
      </w:r>
      <w:proofErr w:type="spellEnd"/>
      <w:r w:rsidRPr="00BE0945">
        <w:t xml:space="preserve"> integrates residue contact numbers, amino-acid epitope propensity scores, and 3D proximity to calculate a composite </w:t>
      </w:r>
      <w:proofErr w:type="spellStart"/>
      <w:r w:rsidRPr="00BE0945">
        <w:t>DiscoTope</w:t>
      </w:r>
      <w:proofErr w:type="spellEnd"/>
      <w:r w:rsidRPr="00BE0945">
        <w:t xml:space="preserve"> score for each residue. Residues with </w:t>
      </w:r>
      <w:proofErr w:type="spellStart"/>
      <w:r w:rsidRPr="00BE0945">
        <w:t>DiscoTope</w:t>
      </w:r>
      <w:proofErr w:type="spellEnd"/>
      <w:r w:rsidRPr="00BE0945">
        <w:t xml:space="preserve"> scores above the threshold were classified as positive conformational B-cell epitope residues, while residues below the threshold were considered non-</w:t>
      </w:r>
      <w:proofErr w:type="spellStart"/>
      <w:r w:rsidRPr="00BE0945">
        <w:t>epitopic</w:t>
      </w:r>
      <w:proofErr w:type="spellEnd"/>
      <w:r w:rsidRPr="00BE0945">
        <w:t xml:space="preserve">. To complement </w:t>
      </w:r>
      <w:proofErr w:type="spellStart"/>
      <w:r w:rsidRPr="00BE0945">
        <w:t>DiscoTope</w:t>
      </w:r>
      <w:proofErr w:type="spellEnd"/>
      <w:r w:rsidRPr="00BE0945">
        <w:t xml:space="preserve"> predictions, </w:t>
      </w:r>
      <w:proofErr w:type="spellStart"/>
      <w:r w:rsidRPr="00BE0945">
        <w:t>ElliPro</w:t>
      </w:r>
      <w:proofErr w:type="spellEnd"/>
      <w:r w:rsidRPr="00BE0945">
        <w:t xml:space="preserve"> was used to identify both linear and discontinuous B-cell epitopes based on structural protrusion. It approximates the protein structure using a series of ellipsoids and assigns a Protrusion Index (PI) to each residue, reflecting its degree of solvent exposure. Predicted epitopes were scored using the average PI of their constituent residues, with higher scores indicating increased likelihood of antibody accessibility.</w:t>
      </w:r>
    </w:p>
    <w:p w14:paraId="078FF588" w14:textId="77777777" w:rsidR="00161031" w:rsidRDefault="00161031" w:rsidP="00161031">
      <w:pPr>
        <w:jc w:val="both"/>
      </w:pPr>
    </w:p>
    <w:p w14:paraId="38CB1030" w14:textId="77777777" w:rsidR="00161031" w:rsidRPr="002D3292" w:rsidRDefault="00161031" w:rsidP="00161031">
      <w:pPr>
        <w:jc w:val="both"/>
        <w:rPr>
          <w:b/>
        </w:rPr>
      </w:pPr>
      <w:r>
        <w:rPr>
          <w:b/>
        </w:rPr>
        <w:t>S3</w:t>
      </w:r>
      <w:r w:rsidRPr="002D3292">
        <w:rPr>
          <w:b/>
        </w:rPr>
        <w:t xml:space="preserve"> Structure-Based Prediction of Conformational B-Cell Epitopes</w:t>
      </w:r>
    </w:p>
    <w:p w14:paraId="6138DA9A" w14:textId="3515A33C" w:rsidR="00161031" w:rsidRPr="002D3292" w:rsidRDefault="00161031" w:rsidP="00161031">
      <w:pPr>
        <w:jc w:val="both"/>
      </w:pPr>
      <w:proofErr w:type="spellStart"/>
      <w:r w:rsidRPr="00C03C96">
        <w:t>DiscoTope</w:t>
      </w:r>
      <w:proofErr w:type="spellEnd"/>
      <w:r w:rsidRPr="00C03C96">
        <w:t xml:space="preserve"> and </w:t>
      </w:r>
      <w:proofErr w:type="spellStart"/>
      <w:r w:rsidRPr="00C03C96">
        <w:t>ElliPro</w:t>
      </w:r>
      <w:proofErr w:type="spellEnd"/>
      <w:r w:rsidRPr="00C03C96">
        <w:t xml:space="preserve"> analyses were performed on the refined structural models to identify surface-accessible regions and assess the distribution of residues predicted to be exposed within the modeled </w:t>
      </w:r>
      <w:r w:rsidR="008354EB">
        <w:t>Construct</w:t>
      </w:r>
      <w:r w:rsidRPr="00C03C96">
        <w:t xml:space="preserve"> conformations. Given that the </w:t>
      </w:r>
      <w:r w:rsidR="008354EB">
        <w:t>Construct</w:t>
      </w:r>
      <w:r w:rsidRPr="00C03C96">
        <w:t xml:space="preserve"> constructs consist of linked epitope assemblies rather than native viral protein domains, these analyses were not intended to identify authentic EBV conformational epitopes. Instead, they were used as structural descriptors of residue accessibility within the predicted </w:t>
      </w:r>
      <w:r w:rsidR="008354EB">
        <w:t>Construct</w:t>
      </w:r>
      <w:r w:rsidRPr="00C03C96">
        <w:t xml:space="preserve"> models</w:t>
      </w:r>
      <w:r>
        <w:t xml:space="preserve"> </w:t>
      </w:r>
      <w:r w:rsidRPr="002D3292">
        <w:t xml:space="preserve">(Figure S5). All constructs exhibited alternating regions of epitope-positive and epitope-negative residues, reflecting variability in surface accessibility and structural organization. </w:t>
      </w:r>
      <w:r w:rsidR="008354EB">
        <w:t>Construct</w:t>
      </w:r>
      <w:r w:rsidRPr="002D3292">
        <w:t xml:space="preserve">s 1-6 displayed prominent epitope-rich regions primarily within the N-terminal and central segments. Notably, </w:t>
      </w:r>
      <w:proofErr w:type="gramStart"/>
      <w:r w:rsidR="008354EB">
        <w:t>Construct</w:t>
      </w:r>
      <w:proofErr w:type="gramEnd"/>
      <w:r w:rsidRPr="002D3292">
        <w:t xml:space="preserve"> 1 exhibited a sustained cluster of residues exceeding the −7.7 threshold between positions ~30-90, indicating a contiguous surface-exposed region with high epitope propensity. Similar patterns were observed in </w:t>
      </w:r>
      <w:r w:rsidR="008354EB">
        <w:t>Construct</w:t>
      </w:r>
      <w:r w:rsidRPr="002D3292">
        <w:t xml:space="preserve">s 2 and 3, albeit with greater score fluctuation, suggesting more heterogeneous surface exposure. In contrast, </w:t>
      </w:r>
      <w:proofErr w:type="gramStart"/>
      <w:r w:rsidR="008354EB">
        <w:t>Construct</w:t>
      </w:r>
      <w:r w:rsidRPr="002D3292">
        <w:t>s</w:t>
      </w:r>
      <w:proofErr w:type="gramEnd"/>
      <w:r w:rsidRPr="002D3292">
        <w:t xml:space="preserve"> 4-6 showed pronounced troughs below the threshold within central regions, consistent with increased contact density and reduced accessibility, although multiple discrete epitope-positive segments were retained, particularly toward terminal regions.</w:t>
      </w:r>
    </w:p>
    <w:p w14:paraId="5D2725A1" w14:textId="681F8FC1" w:rsidR="00161031" w:rsidRPr="002D3292" w:rsidRDefault="008354EB" w:rsidP="00161031">
      <w:pPr>
        <w:jc w:val="both"/>
      </w:pPr>
      <w:r>
        <w:t>Construct</w:t>
      </w:r>
      <w:r w:rsidR="00161031" w:rsidRPr="002D3292">
        <w:t xml:space="preserve">s 7–12 demonstrated more balanced epitope distributions, characterized by frequent transitions between epitope-positive and epitope-negative residues. </w:t>
      </w:r>
      <w:r>
        <w:t>Construct</w:t>
      </w:r>
      <w:r w:rsidR="00161031" w:rsidRPr="002D3292">
        <w:t xml:space="preserve"> 8 exhibited one of the most extensive epitope clusters, with prolonged regions above the threshold, indicative of a highly accessible surface topology. </w:t>
      </w:r>
      <w:r>
        <w:t>Construct</w:t>
      </w:r>
      <w:r w:rsidR="00161031" w:rsidRPr="002D3292">
        <w:t xml:space="preserve">s 9 and 10 displayed narrower yet well-defined epitope-positive peaks, consistent with localized conformational epitope hotspots. In contrast, </w:t>
      </w:r>
      <w:proofErr w:type="gramStart"/>
      <w:r>
        <w:t>Construct</w:t>
      </w:r>
      <w:r w:rsidR="00161031" w:rsidRPr="002D3292">
        <w:t>s</w:t>
      </w:r>
      <w:proofErr w:type="gramEnd"/>
      <w:r w:rsidR="00161031" w:rsidRPr="002D3292">
        <w:t xml:space="preserve"> 13-16 exhibited extended stretches of residues below the threshold, particularly within central regions, suggesting more compact or buried structural domains. Nevertheless, distinct epitope-positive regions were consistently identified near the C-termini of </w:t>
      </w:r>
      <w:r>
        <w:t>Construct</w:t>
      </w:r>
      <w:r w:rsidR="00161031" w:rsidRPr="002D3292">
        <w:t xml:space="preserve">s 15 and 16, indicating localized surface accessibility despite overall structural compactness. Residues predicted as conformational epitopes consistently combined higher propensity scores with lower contact numbers, confirming both compositional favorability and structural accessibility. Several residues with elevated propensity scores remained below the </w:t>
      </w:r>
      <w:proofErr w:type="spellStart"/>
      <w:r w:rsidR="00161031" w:rsidRPr="002D3292">
        <w:t>DiscoTope</w:t>
      </w:r>
      <w:proofErr w:type="spellEnd"/>
      <w:r w:rsidR="00161031" w:rsidRPr="002D3292">
        <w:t xml:space="preserve"> threshold due to high contact density, underscoring the importance of three-dimensional context in epitope prediction (top 10 residues summarized in Table S6).</w:t>
      </w:r>
    </w:p>
    <w:p w14:paraId="41DB699B" w14:textId="1048A52F" w:rsidR="00161031" w:rsidRPr="002D3292" w:rsidRDefault="00161031" w:rsidP="00161031">
      <w:pPr>
        <w:jc w:val="both"/>
      </w:pPr>
      <w:proofErr w:type="spellStart"/>
      <w:r w:rsidRPr="002D3292">
        <w:t>ElliPro</w:t>
      </w:r>
      <w:proofErr w:type="spellEnd"/>
      <w:r w:rsidRPr="002D3292">
        <w:t xml:space="preserve"> analysis identified multiple linear and discontinuous B-cell epitopes across all constructs. Linear epitopes were typically short and localized within surface-exposed loops, whereas discontinuous </w:t>
      </w:r>
      <w:r w:rsidRPr="002D3292">
        <w:lastRenderedPageBreak/>
        <w:t xml:space="preserve">epitopes comprised spatially proximal residues derived from non-contiguous sequence regions. Constructs exhibiting extended epitope-positive regions in </w:t>
      </w:r>
      <w:proofErr w:type="spellStart"/>
      <w:r w:rsidRPr="002D3292">
        <w:t>DiscoTope</w:t>
      </w:r>
      <w:proofErr w:type="spellEnd"/>
      <w:r w:rsidRPr="002D3292">
        <w:t xml:space="preserve"> analysis-particularly </w:t>
      </w:r>
      <w:r w:rsidR="008354EB">
        <w:t>Construct</w:t>
      </w:r>
      <w:r w:rsidRPr="002D3292">
        <w:t xml:space="preserve">s 1, 2, 8, and 10-also yielded higher-scoring </w:t>
      </w:r>
      <w:proofErr w:type="spellStart"/>
      <w:r w:rsidRPr="002D3292">
        <w:t>ElliPro</w:t>
      </w:r>
      <w:proofErr w:type="spellEnd"/>
      <w:r w:rsidRPr="002D3292">
        <w:t xml:space="preserve"> epitopes with elevated protrusion index (PI) values, consistent with enhanced solvent accessibility. Conversely, </w:t>
      </w:r>
      <w:proofErr w:type="gramStart"/>
      <w:r w:rsidR="008354EB">
        <w:t>Construct</w:t>
      </w:r>
      <w:r w:rsidRPr="002D3292">
        <w:t>s</w:t>
      </w:r>
      <w:proofErr w:type="gramEnd"/>
      <w:r w:rsidRPr="002D3292">
        <w:t xml:space="preserve"> 13-16 produced fewer high-PI </w:t>
      </w:r>
      <w:proofErr w:type="spellStart"/>
      <w:r w:rsidRPr="002D3292">
        <w:t>ElliPro</w:t>
      </w:r>
      <w:proofErr w:type="spellEnd"/>
      <w:r w:rsidRPr="002D3292">
        <w:t xml:space="preserve"> epitopes, reflecting their more compact structural profiles, although discrete protruding regions were still identified (top 10 epitopes summarized in Table S7).</w:t>
      </w:r>
    </w:p>
    <w:p w14:paraId="08B260CB" w14:textId="77777777" w:rsidR="00161031" w:rsidRDefault="00161031" w:rsidP="00161031"/>
    <w:p w14:paraId="3E37FEEC" w14:textId="77777777" w:rsidR="00161031" w:rsidRDefault="00161031" w:rsidP="00161031"/>
    <w:p w14:paraId="053B7FE6" w14:textId="77777777" w:rsidR="00161031" w:rsidRDefault="00161031" w:rsidP="00161031">
      <w:pPr>
        <w:rPr>
          <w:i/>
          <w:iCs/>
          <w:noProof/>
        </w:rPr>
      </w:pPr>
      <w:r>
        <w:rPr>
          <w:i/>
          <w:iCs/>
          <w:noProof/>
        </w:rPr>
        <w:drawing>
          <wp:anchor distT="0" distB="0" distL="114300" distR="114300" simplePos="0" relativeHeight="251669504" behindDoc="0" locked="0" layoutInCell="1" allowOverlap="1" wp14:anchorId="2746AAD4" wp14:editId="607129A5">
            <wp:simplePos x="0" y="0"/>
            <wp:positionH relativeFrom="margin">
              <wp:align>left</wp:align>
            </wp:positionH>
            <wp:positionV relativeFrom="paragraph">
              <wp:posOffset>-553628</wp:posOffset>
            </wp:positionV>
            <wp:extent cx="5444126" cy="3177540"/>
            <wp:effectExtent l="0" t="0" r="4445" b="3810"/>
            <wp:wrapNone/>
            <wp:docPr id="423011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1514" name="Picture 423011514"/>
                    <pic:cNvPicPr/>
                  </pic:nvPicPr>
                  <pic:blipFill rotWithShape="1">
                    <a:blip r:embed="rId25" cstate="print">
                      <a:extLst>
                        <a:ext uri="{28A0092B-C50C-407E-A947-70E740481C1C}">
                          <a14:useLocalDpi xmlns:a14="http://schemas.microsoft.com/office/drawing/2010/main" val="0"/>
                        </a:ext>
                      </a:extLst>
                    </a:blip>
                    <a:srcRect l="3069" t="4385" r="3832" b="1472"/>
                    <a:stretch>
                      <a:fillRect/>
                    </a:stretch>
                  </pic:blipFill>
                  <pic:spPr bwMode="auto">
                    <a:xfrm>
                      <a:off x="0" y="0"/>
                      <a:ext cx="5445892" cy="3178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A65E10" w14:textId="77777777" w:rsidR="00161031" w:rsidRDefault="00161031" w:rsidP="00161031"/>
    <w:p w14:paraId="47737EE7" w14:textId="77777777" w:rsidR="00161031" w:rsidRDefault="00161031" w:rsidP="00161031"/>
    <w:p w14:paraId="34D83DC2" w14:textId="77777777" w:rsidR="00161031" w:rsidRDefault="00161031" w:rsidP="00161031"/>
    <w:p w14:paraId="66C60D25" w14:textId="77777777" w:rsidR="00161031" w:rsidRDefault="00161031" w:rsidP="00161031"/>
    <w:p w14:paraId="56F34431" w14:textId="77777777" w:rsidR="00161031" w:rsidRDefault="00161031" w:rsidP="00161031"/>
    <w:p w14:paraId="4D8C0064" w14:textId="77777777" w:rsidR="00161031" w:rsidRDefault="00161031" w:rsidP="00161031"/>
    <w:p w14:paraId="0EF7C815" w14:textId="77777777" w:rsidR="00161031" w:rsidRDefault="00161031" w:rsidP="00161031"/>
    <w:p w14:paraId="52C3999B" w14:textId="77777777" w:rsidR="00161031" w:rsidRDefault="00161031" w:rsidP="00161031"/>
    <w:p w14:paraId="34E8B031" w14:textId="77777777" w:rsidR="00161031" w:rsidRDefault="00161031" w:rsidP="00161031">
      <w:r>
        <w:rPr>
          <w:i/>
          <w:iCs/>
          <w:noProof/>
        </w:rPr>
        <w:drawing>
          <wp:anchor distT="0" distB="0" distL="114300" distR="114300" simplePos="0" relativeHeight="251668480" behindDoc="0" locked="0" layoutInCell="1" allowOverlap="1" wp14:anchorId="6E876940" wp14:editId="5BDDABF7">
            <wp:simplePos x="0" y="0"/>
            <wp:positionH relativeFrom="margin">
              <wp:align>left</wp:align>
            </wp:positionH>
            <wp:positionV relativeFrom="paragraph">
              <wp:posOffset>174420</wp:posOffset>
            </wp:positionV>
            <wp:extent cx="5444536" cy="3280787"/>
            <wp:effectExtent l="0" t="0" r="3810" b="0"/>
            <wp:wrapNone/>
            <wp:docPr id="1483870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0370" name="Picture 1483870370"/>
                    <pic:cNvPicPr/>
                  </pic:nvPicPr>
                  <pic:blipFill rotWithShape="1">
                    <a:blip r:embed="rId26" cstate="print">
                      <a:extLst>
                        <a:ext uri="{28A0092B-C50C-407E-A947-70E740481C1C}">
                          <a14:useLocalDpi xmlns:a14="http://schemas.microsoft.com/office/drawing/2010/main" val="0"/>
                        </a:ext>
                      </a:extLst>
                    </a:blip>
                    <a:srcRect l="2980" t="4892" r="4176" b="1394"/>
                    <a:stretch>
                      <a:fillRect/>
                    </a:stretch>
                  </pic:blipFill>
                  <pic:spPr bwMode="auto">
                    <a:xfrm>
                      <a:off x="0" y="0"/>
                      <a:ext cx="5444536" cy="32807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BC1C52" w14:textId="77777777" w:rsidR="00161031" w:rsidRDefault="00161031" w:rsidP="00161031"/>
    <w:p w14:paraId="14974B6F" w14:textId="77777777" w:rsidR="00161031" w:rsidRDefault="00161031" w:rsidP="00161031"/>
    <w:p w14:paraId="0B35AC68" w14:textId="77777777" w:rsidR="00161031" w:rsidRDefault="00161031" w:rsidP="00161031"/>
    <w:p w14:paraId="2523C569" w14:textId="77777777" w:rsidR="00161031" w:rsidRDefault="00161031" w:rsidP="00161031"/>
    <w:p w14:paraId="68590663" w14:textId="77777777" w:rsidR="00161031" w:rsidRDefault="00161031" w:rsidP="00161031"/>
    <w:p w14:paraId="3A56FB7A" w14:textId="77777777" w:rsidR="00161031" w:rsidRDefault="00161031" w:rsidP="00161031">
      <w:r>
        <w:t xml:space="preserve"> </w:t>
      </w:r>
    </w:p>
    <w:p w14:paraId="35FA464C" w14:textId="77777777" w:rsidR="00161031" w:rsidRDefault="00161031" w:rsidP="00161031"/>
    <w:p w14:paraId="5D679651" w14:textId="77777777" w:rsidR="00161031" w:rsidRDefault="00161031" w:rsidP="00161031"/>
    <w:p w14:paraId="69FE90EB" w14:textId="77777777" w:rsidR="00161031" w:rsidRDefault="00161031" w:rsidP="00161031">
      <w:r>
        <w:rPr>
          <w:i/>
          <w:iCs/>
          <w:noProof/>
        </w:rPr>
        <w:drawing>
          <wp:anchor distT="0" distB="0" distL="114300" distR="114300" simplePos="0" relativeHeight="251670528" behindDoc="0" locked="0" layoutInCell="1" allowOverlap="1" wp14:anchorId="621B1C56" wp14:editId="451B07E0">
            <wp:simplePos x="0" y="0"/>
            <wp:positionH relativeFrom="margin">
              <wp:align>left</wp:align>
            </wp:positionH>
            <wp:positionV relativeFrom="paragraph">
              <wp:posOffset>79103</wp:posOffset>
            </wp:positionV>
            <wp:extent cx="5445125" cy="2291024"/>
            <wp:effectExtent l="0" t="0" r="3175" b="0"/>
            <wp:wrapNone/>
            <wp:docPr id="1316479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79317" name="Picture 1316479317"/>
                    <pic:cNvPicPr/>
                  </pic:nvPicPr>
                  <pic:blipFill rotWithShape="1">
                    <a:blip r:embed="rId27" cstate="print">
                      <a:extLst>
                        <a:ext uri="{28A0092B-C50C-407E-A947-70E740481C1C}">
                          <a14:useLocalDpi xmlns:a14="http://schemas.microsoft.com/office/drawing/2010/main" val="0"/>
                        </a:ext>
                      </a:extLst>
                    </a:blip>
                    <a:srcRect l="3156" t="3826" r="4715" b="2454"/>
                    <a:stretch>
                      <a:fillRect/>
                    </a:stretch>
                  </pic:blipFill>
                  <pic:spPr bwMode="auto">
                    <a:xfrm>
                      <a:off x="0" y="0"/>
                      <a:ext cx="5447443" cy="22919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0A6BFF" w14:textId="77777777" w:rsidR="00161031" w:rsidRDefault="00161031" w:rsidP="00161031"/>
    <w:p w14:paraId="38DE13AB" w14:textId="77777777" w:rsidR="00161031" w:rsidRPr="00464A3A" w:rsidRDefault="00161031" w:rsidP="00161031"/>
    <w:p w14:paraId="3AA54E87" w14:textId="77777777" w:rsidR="00161031" w:rsidRDefault="00161031" w:rsidP="00161031">
      <w:pPr>
        <w:pStyle w:val="Caption"/>
        <w:rPr>
          <w:i w:val="0"/>
          <w:iCs w:val="0"/>
          <w:noProof/>
        </w:rPr>
      </w:pPr>
    </w:p>
    <w:p w14:paraId="72C26EDA" w14:textId="77777777" w:rsidR="00161031" w:rsidRPr="0032357B" w:rsidRDefault="00161031" w:rsidP="00161031">
      <w:pPr>
        <w:pStyle w:val="Caption"/>
        <w:rPr>
          <w:i w:val="0"/>
          <w:iCs w:val="0"/>
        </w:rPr>
      </w:pPr>
    </w:p>
    <w:p w14:paraId="28238AEC" w14:textId="77777777" w:rsidR="00161031" w:rsidRDefault="00161031" w:rsidP="00161031">
      <w:pPr>
        <w:jc w:val="both"/>
        <w:rPr>
          <w:rFonts w:asciiTheme="majorBidi" w:hAnsiTheme="majorBidi" w:cstheme="majorBidi"/>
        </w:rPr>
      </w:pPr>
    </w:p>
    <w:p w14:paraId="76953E99" w14:textId="77777777" w:rsidR="00161031" w:rsidRDefault="00161031" w:rsidP="00161031">
      <w:pPr>
        <w:jc w:val="both"/>
        <w:rPr>
          <w:rFonts w:asciiTheme="majorBidi" w:hAnsiTheme="majorBidi" w:cstheme="majorBidi"/>
        </w:rPr>
      </w:pPr>
    </w:p>
    <w:p w14:paraId="568F5CA1" w14:textId="77777777" w:rsidR="00161031" w:rsidRDefault="00161031" w:rsidP="00161031">
      <w:pPr>
        <w:jc w:val="both"/>
        <w:rPr>
          <w:rFonts w:asciiTheme="majorBidi" w:hAnsiTheme="majorBidi" w:cstheme="majorBidi"/>
        </w:rPr>
      </w:pPr>
    </w:p>
    <w:p w14:paraId="54E17FCD" w14:textId="77777777" w:rsidR="00161031" w:rsidRPr="005D5935" w:rsidRDefault="00161031" w:rsidP="00161031">
      <w:pPr>
        <w:rPr>
          <w:rFonts w:asciiTheme="majorBidi" w:hAnsiTheme="majorBidi" w:cstheme="majorBidi"/>
        </w:rPr>
      </w:pPr>
      <w:r>
        <w:rPr>
          <w:noProof/>
        </w:rPr>
        <w:lastRenderedPageBreak/>
        <mc:AlternateContent>
          <mc:Choice Requires="wps">
            <w:drawing>
              <wp:anchor distT="0" distB="0" distL="114300" distR="114300" simplePos="0" relativeHeight="251671552" behindDoc="0" locked="0" layoutInCell="1" allowOverlap="1" wp14:anchorId="390A0726" wp14:editId="50C1106D">
                <wp:simplePos x="0" y="0"/>
                <wp:positionH relativeFrom="margin">
                  <wp:align>left</wp:align>
                </wp:positionH>
                <wp:positionV relativeFrom="paragraph">
                  <wp:posOffset>212145</wp:posOffset>
                </wp:positionV>
                <wp:extent cx="5445125" cy="190280"/>
                <wp:effectExtent l="0" t="0" r="3175" b="635"/>
                <wp:wrapNone/>
                <wp:docPr id="861899626" name="Text Box 1"/>
                <wp:cNvGraphicFramePr/>
                <a:graphic xmlns:a="http://schemas.openxmlformats.org/drawingml/2006/main">
                  <a:graphicData uri="http://schemas.microsoft.com/office/word/2010/wordprocessingShape">
                    <wps:wsp>
                      <wps:cNvSpPr txBox="1"/>
                      <wps:spPr>
                        <a:xfrm>
                          <a:off x="0" y="0"/>
                          <a:ext cx="5445125" cy="190280"/>
                        </a:xfrm>
                        <a:prstGeom prst="rect">
                          <a:avLst/>
                        </a:prstGeom>
                        <a:solidFill>
                          <a:prstClr val="white"/>
                        </a:solidFill>
                        <a:ln>
                          <a:noFill/>
                        </a:ln>
                      </wps:spPr>
                      <wps:txbx>
                        <w:txbxContent>
                          <w:p w14:paraId="1BC3B9D6" w14:textId="77777777" w:rsidR="00161031" w:rsidRPr="000C4957" w:rsidRDefault="00161031" w:rsidP="00161031">
                            <w:pPr>
                              <w:pStyle w:val="Caption"/>
                              <w:rPr>
                                <w:i w:val="0"/>
                                <w:iCs w:val="0"/>
                                <w:noProof/>
                                <w:sz w:val="16"/>
                                <w:szCs w:val="16"/>
                              </w:rPr>
                            </w:pPr>
                            <w:r w:rsidRPr="000C4957">
                              <w:rPr>
                                <w:i w:val="0"/>
                                <w:iCs w:val="0"/>
                                <w:sz w:val="16"/>
                                <w:szCs w:val="16"/>
                              </w:rPr>
                              <w:t>Figure S</w:t>
                            </w:r>
                            <w:r w:rsidRPr="000C4957">
                              <w:rPr>
                                <w:i w:val="0"/>
                                <w:iCs w:val="0"/>
                                <w:sz w:val="16"/>
                                <w:szCs w:val="16"/>
                              </w:rPr>
                              <w:fldChar w:fldCharType="begin"/>
                            </w:r>
                            <w:r w:rsidRPr="000C4957">
                              <w:rPr>
                                <w:i w:val="0"/>
                                <w:iCs w:val="0"/>
                                <w:sz w:val="16"/>
                                <w:szCs w:val="16"/>
                              </w:rPr>
                              <w:instrText xml:space="preserve"> SEQ Figure \* ARABIC </w:instrText>
                            </w:r>
                            <w:r w:rsidRPr="000C4957">
                              <w:rPr>
                                <w:i w:val="0"/>
                                <w:iCs w:val="0"/>
                                <w:sz w:val="16"/>
                                <w:szCs w:val="16"/>
                              </w:rPr>
                              <w:fldChar w:fldCharType="separate"/>
                            </w:r>
                            <w:r>
                              <w:rPr>
                                <w:i w:val="0"/>
                                <w:iCs w:val="0"/>
                                <w:noProof/>
                                <w:sz w:val="16"/>
                                <w:szCs w:val="16"/>
                              </w:rPr>
                              <w:t>6</w:t>
                            </w:r>
                            <w:r w:rsidRPr="000C4957">
                              <w:rPr>
                                <w:i w:val="0"/>
                                <w:iCs w:val="0"/>
                                <w:noProof/>
                                <w:sz w:val="16"/>
                                <w:szCs w:val="16"/>
                              </w:rPr>
                              <w:fldChar w:fldCharType="end"/>
                            </w:r>
                            <w:r w:rsidRPr="000C4957">
                              <w:rPr>
                                <w:i w:val="0"/>
                                <w:iCs w:val="0"/>
                                <w:sz w:val="16"/>
                                <w:szCs w:val="16"/>
                              </w:rPr>
                              <w:t>:</w:t>
                            </w:r>
                            <w:r>
                              <w:rPr>
                                <w:i w:val="0"/>
                                <w:iCs w:val="0"/>
                                <w:sz w:val="16"/>
                                <w:szCs w:val="16"/>
                              </w:rPr>
                              <w:t xml:space="preserve"> The results of </w:t>
                            </w:r>
                            <w:proofErr w:type="spellStart"/>
                            <w:r>
                              <w:rPr>
                                <w:i w:val="0"/>
                                <w:iCs w:val="0"/>
                                <w:sz w:val="16"/>
                                <w:szCs w:val="16"/>
                              </w:rPr>
                              <w:t>DiscoTope</w:t>
                            </w:r>
                            <w:proofErr w:type="spellEnd"/>
                            <w:r>
                              <w:rPr>
                                <w:i w:val="0"/>
                                <w:iCs w:val="0"/>
                                <w:sz w:val="16"/>
                                <w:szCs w:val="16"/>
                              </w:rPr>
                              <w:t xml:space="preserve"> prediction for All constructs.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0A0726" id="_x0000_s1028" type="#_x0000_t202" style="position:absolute;margin-left:0;margin-top:16.7pt;width:428.75pt;height:15pt;z-index:251671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" stroked="f">
                <v:textbox inset="0,0,0,0">
                  <w:txbxContent>
                    <w:p w14:paraId="1BC3B9D6" w14:textId="77777777" w:rsidR="00161031" w:rsidRPr="000C4957" w:rsidRDefault="00161031" w:rsidP="00161031">
                      <w:pPr>
                        <w:pStyle w:val="Caption"/>
                        <w:rPr>
                          <w:i w:val="0"/>
                          <w:iCs w:val="0"/>
                          <w:noProof/>
                          <w:sz w:val="16"/>
                          <w:szCs w:val="16"/>
                        </w:rPr>
                      </w:pPr>
                      <w:r w:rsidRPr="000C4957">
                        <w:rPr>
                          <w:i w:val="0"/>
                          <w:iCs w:val="0"/>
                          <w:sz w:val="16"/>
                          <w:szCs w:val="16"/>
                        </w:rPr>
                        <w:t>Figure S</w:t>
                      </w:r>
                      <w:r w:rsidRPr="000C4957">
                        <w:rPr>
                          <w:i w:val="0"/>
                          <w:iCs w:val="0"/>
                          <w:sz w:val="16"/>
                          <w:szCs w:val="16"/>
                        </w:rPr>
                        <w:fldChar w:fldCharType="begin"/>
                      </w:r>
                      <w:r w:rsidRPr="000C4957">
                        <w:rPr>
                          <w:i w:val="0"/>
                          <w:iCs w:val="0"/>
                          <w:sz w:val="16"/>
                          <w:szCs w:val="16"/>
                        </w:rPr>
                        <w:instrText xml:space="preserve"> SEQ Figure \* ARABIC </w:instrText>
                      </w:r>
                      <w:r w:rsidRPr="000C4957">
                        <w:rPr>
                          <w:i w:val="0"/>
                          <w:iCs w:val="0"/>
                          <w:sz w:val="16"/>
                          <w:szCs w:val="16"/>
                        </w:rPr>
                        <w:fldChar w:fldCharType="separate"/>
                      </w:r>
                      <w:r>
                        <w:rPr>
                          <w:i w:val="0"/>
                          <w:iCs w:val="0"/>
                          <w:noProof/>
                          <w:sz w:val="16"/>
                          <w:szCs w:val="16"/>
                        </w:rPr>
                        <w:t>6</w:t>
                      </w:r>
                      <w:r w:rsidRPr="000C4957">
                        <w:rPr>
                          <w:i w:val="0"/>
                          <w:iCs w:val="0"/>
                          <w:noProof/>
                          <w:sz w:val="16"/>
                          <w:szCs w:val="16"/>
                        </w:rPr>
                        <w:fldChar w:fldCharType="end"/>
                      </w:r>
                      <w:r w:rsidRPr="000C4957">
                        <w:rPr>
                          <w:i w:val="0"/>
                          <w:iCs w:val="0"/>
                          <w:sz w:val="16"/>
                          <w:szCs w:val="16"/>
                        </w:rPr>
                        <w:t>:</w:t>
                      </w:r>
                      <w:r>
                        <w:rPr>
                          <w:i w:val="0"/>
                          <w:iCs w:val="0"/>
                          <w:sz w:val="16"/>
                          <w:szCs w:val="16"/>
                        </w:rPr>
                        <w:t xml:space="preserve"> The results of </w:t>
                      </w:r>
                      <w:proofErr w:type="spellStart"/>
                      <w:r>
                        <w:rPr>
                          <w:i w:val="0"/>
                          <w:iCs w:val="0"/>
                          <w:sz w:val="16"/>
                          <w:szCs w:val="16"/>
                        </w:rPr>
                        <w:t>DiscoTope</w:t>
                      </w:r>
                      <w:proofErr w:type="spellEnd"/>
                      <w:r>
                        <w:rPr>
                          <w:i w:val="0"/>
                          <w:iCs w:val="0"/>
                          <w:sz w:val="16"/>
                          <w:szCs w:val="16"/>
                        </w:rPr>
                        <w:t xml:space="preserve"> prediction for All constructs.</w:t>
                      </w:r>
                    </w:p>
                  </w:txbxContent>
                </v:textbox>
                <w10:wrap anchorx="margin"/>
              </v:shape>
            </w:pict>
          </mc:Fallback>
        </mc:AlternateContent>
      </w:r>
    </w:p>
    <w:p w14:paraId="2DD32828" w14:textId="11DCFF12" w:rsidR="00161031" w:rsidRPr="008C5647" w:rsidRDefault="00161031" w:rsidP="00161031">
      <w:pPr>
        <w:spacing w:after="200" w:line="240" w:lineRule="auto"/>
        <w:jc w:val="both"/>
        <w:rPr>
          <w:rFonts w:eastAsia="Times New Roman" w:cs="Times New Roman"/>
          <w:kern w:val="0"/>
          <w:sz w:val="16"/>
          <w:szCs w:val="16"/>
          <w14:ligatures w14:val="none"/>
        </w:rPr>
      </w:pPr>
      <w:r w:rsidRPr="008C5647">
        <w:rPr>
          <w:rFonts w:eastAsia="Times New Roman" w:cs="Times New Roman"/>
          <w:kern w:val="0"/>
          <w:sz w:val="16"/>
          <w:szCs w:val="16"/>
          <w14:ligatures w14:val="none"/>
        </w:rPr>
        <w:t>Table S</w:t>
      </w:r>
      <w:r w:rsidRPr="008C5647">
        <w:rPr>
          <w:rFonts w:eastAsia="Times New Roman" w:cs="Times New Roman"/>
          <w:kern w:val="0"/>
          <w:sz w:val="16"/>
          <w:szCs w:val="16"/>
          <w14:ligatures w14:val="none"/>
        </w:rPr>
        <w:fldChar w:fldCharType="begin"/>
      </w:r>
      <w:r w:rsidRPr="008C5647">
        <w:rPr>
          <w:rFonts w:eastAsia="Times New Roman" w:cs="Times New Roman"/>
          <w:kern w:val="0"/>
          <w:sz w:val="16"/>
          <w:szCs w:val="16"/>
          <w14:ligatures w14:val="none"/>
        </w:rPr>
        <w:instrText xml:space="preserve"> SEQ Table \* ARABIC </w:instrText>
      </w:r>
      <w:r w:rsidRPr="008C5647">
        <w:rPr>
          <w:rFonts w:eastAsia="Times New Roman" w:cs="Times New Roman"/>
          <w:kern w:val="0"/>
          <w:sz w:val="16"/>
          <w:szCs w:val="16"/>
          <w14:ligatures w14:val="none"/>
        </w:rPr>
        <w:fldChar w:fldCharType="separate"/>
      </w:r>
      <w:r>
        <w:rPr>
          <w:rFonts w:eastAsia="Times New Roman" w:cs="Times New Roman"/>
          <w:noProof/>
          <w:kern w:val="0"/>
          <w:sz w:val="16"/>
          <w:szCs w:val="16"/>
          <w14:ligatures w14:val="none"/>
        </w:rPr>
        <w:t>7</w:t>
      </w:r>
      <w:r w:rsidRPr="008C5647">
        <w:rPr>
          <w:rFonts w:eastAsia="Times New Roman" w:cs="Times New Roman"/>
          <w:kern w:val="0"/>
          <w:sz w:val="16"/>
          <w:szCs w:val="16"/>
          <w14:ligatures w14:val="none"/>
        </w:rPr>
        <w:fldChar w:fldCharType="end"/>
      </w:r>
      <w:r w:rsidRPr="008C5647">
        <w:rPr>
          <w:rFonts w:eastAsia="Times New Roman" w:cs="Times New Roman"/>
          <w:kern w:val="0"/>
          <w:sz w:val="16"/>
          <w:szCs w:val="16"/>
          <w14:ligatures w14:val="none"/>
        </w:rPr>
        <w:t xml:space="preserve">: Top </w:t>
      </w:r>
      <w:r w:rsidR="008354EB">
        <w:rPr>
          <w:rFonts w:eastAsia="Times New Roman" w:cs="Times New Roman"/>
          <w:kern w:val="0"/>
          <w:sz w:val="16"/>
          <w:szCs w:val="16"/>
          <w14:ligatures w14:val="none"/>
        </w:rPr>
        <w:t>Construct</w:t>
      </w:r>
      <w:r w:rsidRPr="008C5647">
        <w:rPr>
          <w:rFonts w:eastAsia="Times New Roman" w:cs="Times New Roman"/>
          <w:kern w:val="0"/>
          <w:sz w:val="16"/>
          <w:szCs w:val="16"/>
          <w14:ligatures w14:val="none"/>
        </w:rPr>
        <w:t xml:space="preserve"> constructs ranked by </w:t>
      </w:r>
      <w:proofErr w:type="spellStart"/>
      <w:r w:rsidRPr="008C5647">
        <w:rPr>
          <w:rFonts w:eastAsia="Times New Roman" w:cs="Times New Roman"/>
          <w:kern w:val="0"/>
          <w:sz w:val="16"/>
          <w:szCs w:val="16"/>
          <w14:ligatures w14:val="none"/>
        </w:rPr>
        <w:t>DiscoTope</w:t>
      </w:r>
      <w:proofErr w:type="spellEnd"/>
      <w:r w:rsidRPr="008C5647">
        <w:rPr>
          <w:rFonts w:eastAsia="Times New Roman" w:cs="Times New Roman"/>
          <w:kern w:val="0"/>
          <w:sz w:val="16"/>
          <w:szCs w:val="16"/>
          <w14:ligatures w14:val="none"/>
        </w:rPr>
        <w:t xml:space="preserve"> conformational B-cell epitope scores</w:t>
      </w:r>
    </w:p>
    <w:tbl>
      <w:tblPr>
        <w:tblStyle w:val="TableGrid12"/>
        <w:tblW w:w="0" w:type="auto"/>
        <w:tblLook w:val="04A0" w:firstRow="1" w:lastRow="0" w:firstColumn="1" w:lastColumn="0" w:noHBand="0" w:noVBand="1"/>
      </w:tblPr>
      <w:tblGrid>
        <w:gridCol w:w="470"/>
        <w:gridCol w:w="836"/>
        <w:gridCol w:w="1288"/>
        <w:gridCol w:w="1240"/>
        <w:gridCol w:w="1275"/>
        <w:gridCol w:w="1493"/>
        <w:gridCol w:w="2414"/>
      </w:tblGrid>
      <w:tr w:rsidR="00161031" w:rsidRPr="008C5647" w14:paraId="3FA060A7" w14:textId="77777777" w:rsidTr="00520F8F">
        <w:tc>
          <w:tcPr>
            <w:tcW w:w="0" w:type="auto"/>
            <w:hideMark/>
          </w:tcPr>
          <w:p w14:paraId="18B84985"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Rank</w:t>
            </w:r>
          </w:p>
        </w:tc>
        <w:tc>
          <w:tcPr>
            <w:tcW w:w="0" w:type="auto"/>
            <w:hideMark/>
          </w:tcPr>
          <w:p w14:paraId="70E935A0" w14:textId="281DB54D"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 xml:space="preserve"> ID</w:t>
            </w:r>
          </w:p>
        </w:tc>
        <w:tc>
          <w:tcPr>
            <w:tcW w:w="0" w:type="auto"/>
            <w:hideMark/>
          </w:tcPr>
          <w:p w14:paraId="3DBB31D0"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 xml:space="preserve">Mean </w:t>
            </w:r>
            <w:proofErr w:type="spellStart"/>
            <w:r w:rsidRPr="008C5647">
              <w:rPr>
                <w:rFonts w:eastAsia="Times New Roman" w:cs="Times New Roman"/>
                <w:kern w:val="0"/>
                <w:sz w:val="12"/>
                <w:szCs w:val="12"/>
                <w14:ligatures w14:val="none"/>
              </w:rPr>
              <w:t>DiscoTope</w:t>
            </w:r>
            <w:proofErr w:type="spellEnd"/>
            <w:r w:rsidRPr="008C5647">
              <w:rPr>
                <w:rFonts w:eastAsia="Times New Roman" w:cs="Times New Roman"/>
                <w:kern w:val="0"/>
                <w:sz w:val="12"/>
                <w:szCs w:val="12"/>
                <w14:ligatures w14:val="none"/>
              </w:rPr>
              <w:t xml:space="preserve"> Score</w:t>
            </w:r>
          </w:p>
        </w:tc>
        <w:tc>
          <w:tcPr>
            <w:tcW w:w="0" w:type="auto"/>
            <w:hideMark/>
          </w:tcPr>
          <w:p w14:paraId="5172C79C"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 xml:space="preserve">Max </w:t>
            </w:r>
            <w:proofErr w:type="spellStart"/>
            <w:r w:rsidRPr="008C5647">
              <w:rPr>
                <w:rFonts w:eastAsia="Times New Roman" w:cs="Times New Roman"/>
                <w:kern w:val="0"/>
                <w:sz w:val="12"/>
                <w:szCs w:val="12"/>
                <w14:ligatures w14:val="none"/>
              </w:rPr>
              <w:t>DiscoTope</w:t>
            </w:r>
            <w:proofErr w:type="spellEnd"/>
            <w:r w:rsidRPr="008C5647">
              <w:rPr>
                <w:rFonts w:eastAsia="Times New Roman" w:cs="Times New Roman"/>
                <w:kern w:val="0"/>
                <w:sz w:val="12"/>
                <w:szCs w:val="12"/>
                <w14:ligatures w14:val="none"/>
              </w:rPr>
              <w:t xml:space="preserve"> Score</w:t>
            </w:r>
          </w:p>
        </w:tc>
        <w:tc>
          <w:tcPr>
            <w:tcW w:w="0" w:type="auto"/>
            <w:hideMark/>
          </w:tcPr>
          <w:p w14:paraId="3B609DB7"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Mean Propensity Score</w:t>
            </w:r>
          </w:p>
        </w:tc>
        <w:tc>
          <w:tcPr>
            <w:tcW w:w="0" w:type="auto"/>
            <w:hideMark/>
          </w:tcPr>
          <w:p w14:paraId="048F3A7E"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Structural Epitope Coverage</w:t>
            </w:r>
          </w:p>
        </w:tc>
        <w:tc>
          <w:tcPr>
            <w:tcW w:w="0" w:type="auto"/>
            <w:hideMark/>
          </w:tcPr>
          <w:p w14:paraId="05C3B26B"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Interpretation</w:t>
            </w:r>
          </w:p>
        </w:tc>
      </w:tr>
      <w:tr w:rsidR="00161031" w:rsidRPr="008C5647" w14:paraId="5A35BBDB" w14:textId="77777777" w:rsidTr="00520F8F">
        <w:tc>
          <w:tcPr>
            <w:tcW w:w="0" w:type="auto"/>
            <w:hideMark/>
          </w:tcPr>
          <w:p w14:paraId="06A8BFD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1</w:t>
            </w:r>
          </w:p>
        </w:tc>
        <w:tc>
          <w:tcPr>
            <w:tcW w:w="0" w:type="auto"/>
            <w:hideMark/>
          </w:tcPr>
          <w:p w14:paraId="12D42E11" w14:textId="06920092"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6</w:t>
            </w:r>
          </w:p>
        </w:tc>
        <w:tc>
          <w:tcPr>
            <w:tcW w:w="0" w:type="auto"/>
            <w:hideMark/>
          </w:tcPr>
          <w:p w14:paraId="70F7F3E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High</w:t>
            </w:r>
          </w:p>
        </w:tc>
        <w:tc>
          <w:tcPr>
            <w:tcW w:w="0" w:type="auto"/>
            <w:hideMark/>
          </w:tcPr>
          <w:p w14:paraId="7355BC50"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Very high</w:t>
            </w:r>
          </w:p>
        </w:tc>
        <w:tc>
          <w:tcPr>
            <w:tcW w:w="0" w:type="auto"/>
            <w:hideMark/>
          </w:tcPr>
          <w:p w14:paraId="3B26349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High</w:t>
            </w:r>
          </w:p>
        </w:tc>
        <w:tc>
          <w:tcPr>
            <w:tcW w:w="0" w:type="auto"/>
            <w:hideMark/>
          </w:tcPr>
          <w:p w14:paraId="43BC2B25"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Broad</w:t>
            </w:r>
          </w:p>
        </w:tc>
        <w:tc>
          <w:tcPr>
            <w:tcW w:w="0" w:type="auto"/>
            <w:hideMark/>
          </w:tcPr>
          <w:p w14:paraId="24CFFD50"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Strong, surface-exposed conformational epitopes</w:t>
            </w:r>
          </w:p>
        </w:tc>
      </w:tr>
      <w:tr w:rsidR="00161031" w:rsidRPr="008C5647" w14:paraId="1079E3C6" w14:textId="77777777" w:rsidTr="00520F8F">
        <w:tc>
          <w:tcPr>
            <w:tcW w:w="0" w:type="auto"/>
            <w:hideMark/>
          </w:tcPr>
          <w:p w14:paraId="5A749992"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2</w:t>
            </w:r>
          </w:p>
        </w:tc>
        <w:tc>
          <w:tcPr>
            <w:tcW w:w="0" w:type="auto"/>
            <w:hideMark/>
          </w:tcPr>
          <w:p w14:paraId="46346E26" w14:textId="0D0AC974"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5</w:t>
            </w:r>
          </w:p>
        </w:tc>
        <w:tc>
          <w:tcPr>
            <w:tcW w:w="0" w:type="auto"/>
            <w:hideMark/>
          </w:tcPr>
          <w:p w14:paraId="64728829"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High</w:t>
            </w:r>
          </w:p>
        </w:tc>
        <w:tc>
          <w:tcPr>
            <w:tcW w:w="0" w:type="auto"/>
            <w:hideMark/>
          </w:tcPr>
          <w:p w14:paraId="18DE7D5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High</w:t>
            </w:r>
          </w:p>
        </w:tc>
        <w:tc>
          <w:tcPr>
            <w:tcW w:w="0" w:type="auto"/>
            <w:hideMark/>
          </w:tcPr>
          <w:p w14:paraId="2A7C24EA"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High</w:t>
            </w:r>
          </w:p>
        </w:tc>
        <w:tc>
          <w:tcPr>
            <w:tcW w:w="0" w:type="auto"/>
            <w:hideMark/>
          </w:tcPr>
          <w:p w14:paraId="77A0ED7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Broad</w:t>
            </w:r>
          </w:p>
        </w:tc>
        <w:tc>
          <w:tcPr>
            <w:tcW w:w="0" w:type="auto"/>
            <w:hideMark/>
          </w:tcPr>
          <w:p w14:paraId="73C2BA81"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Stable epitope clusters above threshold</w:t>
            </w:r>
          </w:p>
        </w:tc>
      </w:tr>
      <w:tr w:rsidR="00161031" w:rsidRPr="008C5647" w14:paraId="4072A1DB" w14:textId="77777777" w:rsidTr="00520F8F">
        <w:tc>
          <w:tcPr>
            <w:tcW w:w="0" w:type="auto"/>
            <w:hideMark/>
          </w:tcPr>
          <w:p w14:paraId="2F23CE9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3</w:t>
            </w:r>
          </w:p>
        </w:tc>
        <w:tc>
          <w:tcPr>
            <w:tcW w:w="0" w:type="auto"/>
            <w:hideMark/>
          </w:tcPr>
          <w:p w14:paraId="0BBA32E8" w14:textId="186021D0"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3</w:t>
            </w:r>
          </w:p>
        </w:tc>
        <w:tc>
          <w:tcPr>
            <w:tcW w:w="0" w:type="auto"/>
            <w:hideMark/>
          </w:tcPr>
          <w:p w14:paraId="013FA7E8"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Moderate–High</w:t>
            </w:r>
          </w:p>
        </w:tc>
        <w:tc>
          <w:tcPr>
            <w:tcW w:w="0" w:type="auto"/>
            <w:hideMark/>
          </w:tcPr>
          <w:p w14:paraId="0219168C"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High</w:t>
            </w:r>
          </w:p>
        </w:tc>
        <w:tc>
          <w:tcPr>
            <w:tcW w:w="0" w:type="auto"/>
            <w:hideMark/>
          </w:tcPr>
          <w:p w14:paraId="1782B33C"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0C22B085"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Broad</w:t>
            </w:r>
          </w:p>
        </w:tc>
        <w:tc>
          <w:tcPr>
            <w:tcW w:w="0" w:type="auto"/>
            <w:hideMark/>
          </w:tcPr>
          <w:p w14:paraId="29DA8D7C"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Balanced surface exposure</w:t>
            </w:r>
          </w:p>
        </w:tc>
      </w:tr>
      <w:tr w:rsidR="00161031" w:rsidRPr="008C5647" w14:paraId="27F83F63" w14:textId="77777777" w:rsidTr="00520F8F">
        <w:tc>
          <w:tcPr>
            <w:tcW w:w="0" w:type="auto"/>
            <w:hideMark/>
          </w:tcPr>
          <w:p w14:paraId="08B81B8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4</w:t>
            </w:r>
          </w:p>
        </w:tc>
        <w:tc>
          <w:tcPr>
            <w:tcW w:w="0" w:type="auto"/>
            <w:hideMark/>
          </w:tcPr>
          <w:p w14:paraId="1A05A8DF" w14:textId="39BB289D"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2</w:t>
            </w:r>
          </w:p>
        </w:tc>
        <w:tc>
          <w:tcPr>
            <w:tcW w:w="0" w:type="auto"/>
            <w:hideMark/>
          </w:tcPr>
          <w:p w14:paraId="662C32C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Moderate–High</w:t>
            </w:r>
          </w:p>
        </w:tc>
        <w:tc>
          <w:tcPr>
            <w:tcW w:w="0" w:type="auto"/>
            <w:hideMark/>
          </w:tcPr>
          <w:p w14:paraId="48A4C5DF"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7447E41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0506054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5305FE43"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Consistent epitope regions</w:t>
            </w:r>
          </w:p>
        </w:tc>
      </w:tr>
      <w:tr w:rsidR="00161031" w:rsidRPr="008C5647" w14:paraId="1F642424" w14:textId="77777777" w:rsidTr="00520F8F">
        <w:tc>
          <w:tcPr>
            <w:tcW w:w="0" w:type="auto"/>
            <w:hideMark/>
          </w:tcPr>
          <w:p w14:paraId="79A473C8"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5</w:t>
            </w:r>
          </w:p>
        </w:tc>
        <w:tc>
          <w:tcPr>
            <w:tcW w:w="0" w:type="auto"/>
            <w:hideMark/>
          </w:tcPr>
          <w:p w14:paraId="34FAB00D" w14:textId="34FA783D"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1</w:t>
            </w:r>
          </w:p>
        </w:tc>
        <w:tc>
          <w:tcPr>
            <w:tcW w:w="0" w:type="auto"/>
            <w:hideMark/>
          </w:tcPr>
          <w:p w14:paraId="1040A7E2"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1B7555AE"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7F64C01C"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572AF273"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25A3FE6B"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Localized epitope peaks</w:t>
            </w:r>
          </w:p>
        </w:tc>
      </w:tr>
      <w:tr w:rsidR="00161031" w:rsidRPr="008C5647" w14:paraId="066437AB" w14:textId="77777777" w:rsidTr="00520F8F">
        <w:tc>
          <w:tcPr>
            <w:tcW w:w="0" w:type="auto"/>
            <w:hideMark/>
          </w:tcPr>
          <w:p w14:paraId="5FCB47A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6</w:t>
            </w:r>
          </w:p>
        </w:tc>
        <w:tc>
          <w:tcPr>
            <w:tcW w:w="0" w:type="auto"/>
            <w:hideMark/>
          </w:tcPr>
          <w:p w14:paraId="1489A672" w14:textId="40ADD34B"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8</w:t>
            </w:r>
          </w:p>
        </w:tc>
        <w:tc>
          <w:tcPr>
            <w:tcW w:w="0" w:type="auto"/>
            <w:hideMark/>
          </w:tcPr>
          <w:p w14:paraId="7FC31AC8"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7AE773C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1C515C5B"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7850D869"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508B2DA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Good surface distribution</w:t>
            </w:r>
          </w:p>
        </w:tc>
      </w:tr>
      <w:tr w:rsidR="00161031" w:rsidRPr="008C5647" w14:paraId="360E716B" w14:textId="77777777" w:rsidTr="00520F8F">
        <w:tc>
          <w:tcPr>
            <w:tcW w:w="0" w:type="auto"/>
            <w:hideMark/>
          </w:tcPr>
          <w:p w14:paraId="4DB84B39"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7</w:t>
            </w:r>
          </w:p>
        </w:tc>
        <w:tc>
          <w:tcPr>
            <w:tcW w:w="0" w:type="auto"/>
            <w:hideMark/>
          </w:tcPr>
          <w:p w14:paraId="322ABB13" w14:textId="107663ED"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4</w:t>
            </w:r>
          </w:p>
        </w:tc>
        <w:tc>
          <w:tcPr>
            <w:tcW w:w="0" w:type="auto"/>
            <w:hideMark/>
          </w:tcPr>
          <w:p w14:paraId="2C579AE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37DF3377"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08C62D02"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Lower</w:t>
            </w:r>
          </w:p>
        </w:tc>
        <w:tc>
          <w:tcPr>
            <w:tcW w:w="0" w:type="auto"/>
            <w:hideMark/>
          </w:tcPr>
          <w:p w14:paraId="35B951DC"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21863E3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Mixed positive/negative regions</w:t>
            </w:r>
          </w:p>
        </w:tc>
      </w:tr>
      <w:tr w:rsidR="00161031" w:rsidRPr="008C5647" w14:paraId="768D2A8F" w14:textId="77777777" w:rsidTr="00520F8F">
        <w:tc>
          <w:tcPr>
            <w:tcW w:w="0" w:type="auto"/>
            <w:hideMark/>
          </w:tcPr>
          <w:p w14:paraId="6321E5BE"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8</w:t>
            </w:r>
          </w:p>
        </w:tc>
        <w:tc>
          <w:tcPr>
            <w:tcW w:w="0" w:type="auto"/>
            <w:hideMark/>
          </w:tcPr>
          <w:p w14:paraId="26779BFE" w14:textId="560681A0"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7</w:t>
            </w:r>
          </w:p>
        </w:tc>
        <w:tc>
          <w:tcPr>
            <w:tcW w:w="0" w:type="auto"/>
            <w:hideMark/>
          </w:tcPr>
          <w:p w14:paraId="55A81D50"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Lower–Moderate</w:t>
            </w:r>
          </w:p>
        </w:tc>
        <w:tc>
          <w:tcPr>
            <w:tcW w:w="0" w:type="auto"/>
            <w:hideMark/>
          </w:tcPr>
          <w:p w14:paraId="2D796F30"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26AB583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Lower</w:t>
            </w:r>
          </w:p>
        </w:tc>
        <w:tc>
          <w:tcPr>
            <w:tcW w:w="0" w:type="auto"/>
            <w:hideMark/>
          </w:tcPr>
          <w:p w14:paraId="1663C5F1"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Limited</w:t>
            </w:r>
          </w:p>
        </w:tc>
        <w:tc>
          <w:tcPr>
            <w:tcW w:w="0" w:type="auto"/>
            <w:hideMark/>
          </w:tcPr>
          <w:p w14:paraId="0CAD7C7B"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Sparse conformational epitopes</w:t>
            </w:r>
          </w:p>
        </w:tc>
      </w:tr>
      <w:tr w:rsidR="00161031" w:rsidRPr="008C5647" w14:paraId="03C6CE3A" w14:textId="77777777" w:rsidTr="00520F8F">
        <w:tc>
          <w:tcPr>
            <w:tcW w:w="0" w:type="auto"/>
            <w:hideMark/>
          </w:tcPr>
          <w:p w14:paraId="20A6B2C7"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9</w:t>
            </w:r>
          </w:p>
        </w:tc>
        <w:tc>
          <w:tcPr>
            <w:tcW w:w="0" w:type="auto"/>
            <w:hideMark/>
          </w:tcPr>
          <w:p w14:paraId="36253577" w14:textId="052E9190"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10</w:t>
            </w:r>
          </w:p>
        </w:tc>
        <w:tc>
          <w:tcPr>
            <w:tcW w:w="0" w:type="auto"/>
            <w:hideMark/>
          </w:tcPr>
          <w:p w14:paraId="4C80E069"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Lower</w:t>
            </w:r>
          </w:p>
        </w:tc>
        <w:tc>
          <w:tcPr>
            <w:tcW w:w="0" w:type="auto"/>
            <w:hideMark/>
          </w:tcPr>
          <w:p w14:paraId="072DEF3E"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Moderate</w:t>
            </w:r>
          </w:p>
        </w:tc>
        <w:tc>
          <w:tcPr>
            <w:tcW w:w="0" w:type="auto"/>
            <w:hideMark/>
          </w:tcPr>
          <w:p w14:paraId="083FE1DD"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Lower</w:t>
            </w:r>
          </w:p>
        </w:tc>
        <w:tc>
          <w:tcPr>
            <w:tcW w:w="0" w:type="auto"/>
            <w:hideMark/>
          </w:tcPr>
          <w:p w14:paraId="15C88194"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Limited</w:t>
            </w:r>
          </w:p>
        </w:tc>
        <w:tc>
          <w:tcPr>
            <w:tcW w:w="0" w:type="auto"/>
            <w:hideMark/>
          </w:tcPr>
          <w:p w14:paraId="481FB74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Isolated surface residues</w:t>
            </w:r>
          </w:p>
        </w:tc>
      </w:tr>
      <w:tr w:rsidR="00161031" w:rsidRPr="008C5647" w14:paraId="294A03A5" w14:textId="77777777" w:rsidTr="00520F8F">
        <w:tc>
          <w:tcPr>
            <w:tcW w:w="0" w:type="auto"/>
            <w:hideMark/>
          </w:tcPr>
          <w:p w14:paraId="7CE239B8"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10</w:t>
            </w:r>
          </w:p>
        </w:tc>
        <w:tc>
          <w:tcPr>
            <w:tcW w:w="0" w:type="auto"/>
            <w:hideMark/>
          </w:tcPr>
          <w:p w14:paraId="0DCD3FF5" w14:textId="2F44355E" w:rsidR="00161031" w:rsidRPr="008C5647" w:rsidRDefault="008354EB" w:rsidP="00520F8F">
            <w:pPr>
              <w:jc w:val="both"/>
              <w:rPr>
                <w:rFonts w:eastAsia="Times New Roman" w:cs="Times New Roman"/>
                <w:kern w:val="0"/>
                <w:sz w:val="12"/>
                <w:szCs w:val="12"/>
                <w14:ligatures w14:val="none"/>
              </w:rPr>
            </w:pPr>
            <w:r>
              <w:rPr>
                <w:rFonts w:eastAsia="Times New Roman" w:cs="Times New Roman"/>
                <w:kern w:val="0"/>
                <w:sz w:val="12"/>
                <w:szCs w:val="12"/>
                <w14:ligatures w14:val="none"/>
              </w:rPr>
              <w:t>Construct</w:t>
            </w:r>
            <w:r w:rsidR="00161031" w:rsidRPr="008C5647">
              <w:rPr>
                <w:rFonts w:eastAsia="Times New Roman" w:cs="Times New Roman"/>
                <w:kern w:val="0"/>
                <w:sz w:val="12"/>
                <w:szCs w:val="12"/>
                <w14:ligatures w14:val="none"/>
              </w:rPr>
              <w:t>9</w:t>
            </w:r>
          </w:p>
        </w:tc>
        <w:tc>
          <w:tcPr>
            <w:tcW w:w="0" w:type="auto"/>
            <w:hideMark/>
          </w:tcPr>
          <w:p w14:paraId="161B5414"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Lower</w:t>
            </w:r>
          </w:p>
        </w:tc>
        <w:tc>
          <w:tcPr>
            <w:tcW w:w="0" w:type="auto"/>
            <w:hideMark/>
          </w:tcPr>
          <w:p w14:paraId="31752DFA"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Lower</w:t>
            </w:r>
          </w:p>
        </w:tc>
        <w:tc>
          <w:tcPr>
            <w:tcW w:w="0" w:type="auto"/>
            <w:hideMark/>
          </w:tcPr>
          <w:p w14:paraId="777197D3"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Lower</w:t>
            </w:r>
          </w:p>
        </w:tc>
        <w:tc>
          <w:tcPr>
            <w:tcW w:w="0" w:type="auto"/>
            <w:hideMark/>
          </w:tcPr>
          <w:p w14:paraId="5BDA68D8"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Limited</w:t>
            </w:r>
          </w:p>
        </w:tc>
        <w:tc>
          <w:tcPr>
            <w:tcW w:w="0" w:type="auto"/>
            <w:hideMark/>
          </w:tcPr>
          <w:p w14:paraId="64F51596" w14:textId="77777777" w:rsidR="00161031" w:rsidRPr="008C5647" w:rsidRDefault="00161031" w:rsidP="00520F8F">
            <w:pPr>
              <w:jc w:val="both"/>
              <w:rPr>
                <w:rFonts w:eastAsia="Times New Roman" w:cs="Times New Roman"/>
                <w:kern w:val="0"/>
                <w:sz w:val="12"/>
                <w:szCs w:val="12"/>
                <w14:ligatures w14:val="none"/>
              </w:rPr>
            </w:pPr>
            <w:r w:rsidRPr="008C5647">
              <w:rPr>
                <w:rFonts w:eastAsia="Times New Roman" w:cs="Times New Roman"/>
                <w:kern w:val="0"/>
                <w:sz w:val="12"/>
                <w:szCs w:val="12"/>
                <w14:ligatures w14:val="none"/>
              </w:rPr>
              <w:t>Weak conformational signal</w:t>
            </w:r>
          </w:p>
        </w:tc>
      </w:tr>
    </w:tbl>
    <w:p w14:paraId="177A96DA" w14:textId="77777777" w:rsidR="00161031" w:rsidRPr="008C5647" w:rsidRDefault="00161031" w:rsidP="00161031">
      <w:pPr>
        <w:spacing w:after="0" w:line="240" w:lineRule="auto"/>
        <w:jc w:val="both"/>
        <w:rPr>
          <w:rFonts w:eastAsia="Times New Roman" w:cs="Times New Roman"/>
          <w:kern w:val="0"/>
          <w14:ligatures w14:val="none"/>
        </w:rPr>
      </w:pPr>
    </w:p>
    <w:p w14:paraId="54F9EEBA" w14:textId="71E59C77" w:rsidR="00161031" w:rsidRPr="008C5647" w:rsidRDefault="00161031" w:rsidP="00161031">
      <w:pPr>
        <w:spacing w:after="200" w:line="240" w:lineRule="auto"/>
        <w:rPr>
          <w:rFonts w:eastAsia="Times New Roman" w:cs="Times New Roman"/>
          <w:kern w:val="0"/>
          <w:sz w:val="16"/>
          <w:szCs w:val="16"/>
          <w14:ligatures w14:val="none"/>
        </w:rPr>
      </w:pPr>
      <w:r w:rsidRPr="008C5647">
        <w:rPr>
          <w:rFonts w:eastAsia="Times New Roman" w:cs="Times New Roman"/>
          <w:kern w:val="0"/>
          <w:sz w:val="16"/>
          <w:szCs w:val="16"/>
          <w14:ligatures w14:val="none"/>
        </w:rPr>
        <w:t>Table S</w:t>
      </w:r>
      <w:r w:rsidRPr="008C5647">
        <w:rPr>
          <w:rFonts w:eastAsia="Times New Roman" w:cs="Times New Roman"/>
          <w:kern w:val="0"/>
          <w:sz w:val="16"/>
          <w:szCs w:val="16"/>
          <w14:ligatures w14:val="none"/>
        </w:rPr>
        <w:fldChar w:fldCharType="begin"/>
      </w:r>
      <w:r w:rsidRPr="008C5647">
        <w:rPr>
          <w:rFonts w:eastAsia="Times New Roman" w:cs="Times New Roman"/>
          <w:kern w:val="0"/>
          <w:sz w:val="16"/>
          <w:szCs w:val="16"/>
          <w14:ligatures w14:val="none"/>
        </w:rPr>
        <w:instrText xml:space="preserve"> SEQ Table \* ARABIC </w:instrText>
      </w:r>
      <w:r w:rsidRPr="008C5647">
        <w:rPr>
          <w:rFonts w:eastAsia="Times New Roman" w:cs="Times New Roman"/>
          <w:kern w:val="0"/>
          <w:sz w:val="16"/>
          <w:szCs w:val="16"/>
          <w14:ligatures w14:val="none"/>
        </w:rPr>
        <w:fldChar w:fldCharType="separate"/>
      </w:r>
      <w:r>
        <w:rPr>
          <w:rFonts w:eastAsia="Times New Roman" w:cs="Times New Roman"/>
          <w:noProof/>
          <w:kern w:val="0"/>
          <w:sz w:val="16"/>
          <w:szCs w:val="16"/>
          <w14:ligatures w14:val="none"/>
        </w:rPr>
        <w:t>8</w:t>
      </w:r>
      <w:r w:rsidRPr="008C5647">
        <w:rPr>
          <w:rFonts w:eastAsia="Times New Roman" w:cs="Times New Roman"/>
          <w:kern w:val="0"/>
          <w:sz w:val="16"/>
          <w:szCs w:val="16"/>
          <w14:ligatures w14:val="none"/>
        </w:rPr>
        <w:fldChar w:fldCharType="end"/>
      </w:r>
      <w:r w:rsidRPr="008C5647">
        <w:rPr>
          <w:rFonts w:eastAsia="Times New Roman" w:cs="Times New Roman"/>
          <w:kern w:val="0"/>
          <w:sz w:val="16"/>
          <w:szCs w:val="16"/>
          <w14:ligatures w14:val="none"/>
        </w:rPr>
        <w:t xml:space="preserve">: Top </w:t>
      </w:r>
      <w:r w:rsidR="008354EB">
        <w:rPr>
          <w:rFonts w:eastAsia="Times New Roman" w:cs="Times New Roman"/>
          <w:kern w:val="0"/>
          <w:sz w:val="16"/>
          <w:szCs w:val="16"/>
          <w14:ligatures w14:val="none"/>
        </w:rPr>
        <w:t>Construct</w:t>
      </w:r>
      <w:r w:rsidRPr="008C5647">
        <w:rPr>
          <w:rFonts w:eastAsia="Times New Roman" w:cs="Times New Roman"/>
          <w:kern w:val="0"/>
          <w:sz w:val="16"/>
          <w:szCs w:val="16"/>
          <w14:ligatures w14:val="none"/>
        </w:rPr>
        <w:t xml:space="preserve"> constructs ranked by </w:t>
      </w:r>
      <w:proofErr w:type="spellStart"/>
      <w:r w:rsidRPr="008C5647">
        <w:rPr>
          <w:rFonts w:eastAsia="Times New Roman" w:cs="Times New Roman"/>
          <w:kern w:val="0"/>
          <w:sz w:val="16"/>
          <w:szCs w:val="16"/>
          <w14:ligatures w14:val="none"/>
        </w:rPr>
        <w:t>ElliPro</w:t>
      </w:r>
      <w:proofErr w:type="spellEnd"/>
      <w:r w:rsidRPr="008C5647">
        <w:rPr>
          <w:rFonts w:eastAsia="Times New Roman" w:cs="Times New Roman"/>
          <w:kern w:val="0"/>
          <w:sz w:val="16"/>
          <w:szCs w:val="16"/>
          <w14:ligatures w14:val="none"/>
        </w:rPr>
        <w:t xml:space="preserve"> protrusion index</w:t>
      </w:r>
    </w:p>
    <w:tbl>
      <w:tblPr>
        <w:tblStyle w:val="TableGrid12"/>
        <w:tblW w:w="0" w:type="auto"/>
        <w:tblLook w:val="04A0" w:firstRow="1" w:lastRow="0" w:firstColumn="1" w:lastColumn="0" w:noHBand="0" w:noVBand="1"/>
      </w:tblPr>
      <w:tblGrid>
        <w:gridCol w:w="471"/>
        <w:gridCol w:w="837"/>
        <w:gridCol w:w="996"/>
        <w:gridCol w:w="1466"/>
        <w:gridCol w:w="1835"/>
        <w:gridCol w:w="1407"/>
        <w:gridCol w:w="2004"/>
      </w:tblGrid>
      <w:tr w:rsidR="00161031" w:rsidRPr="00FF721C" w14:paraId="2CA001E0" w14:textId="77777777" w:rsidTr="00520F8F">
        <w:tc>
          <w:tcPr>
            <w:tcW w:w="0" w:type="auto"/>
            <w:hideMark/>
          </w:tcPr>
          <w:p w14:paraId="134844FE"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Rank</w:t>
            </w:r>
          </w:p>
        </w:tc>
        <w:tc>
          <w:tcPr>
            <w:tcW w:w="0" w:type="auto"/>
            <w:hideMark/>
          </w:tcPr>
          <w:p w14:paraId="568B7B92" w14:textId="5C0C6BF8"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 xml:space="preserve"> ID</w:t>
            </w:r>
          </w:p>
        </w:tc>
        <w:tc>
          <w:tcPr>
            <w:tcW w:w="0" w:type="auto"/>
            <w:hideMark/>
          </w:tcPr>
          <w:p w14:paraId="40106BD4"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Highest PI Score</w:t>
            </w:r>
          </w:p>
        </w:tc>
        <w:tc>
          <w:tcPr>
            <w:tcW w:w="0" w:type="auto"/>
            <w:hideMark/>
          </w:tcPr>
          <w:p w14:paraId="51056B0C"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Number of Linear Epitopes</w:t>
            </w:r>
          </w:p>
        </w:tc>
        <w:tc>
          <w:tcPr>
            <w:tcW w:w="0" w:type="auto"/>
            <w:hideMark/>
          </w:tcPr>
          <w:p w14:paraId="57E88CB1"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Number of Discontinuous Epitopes</w:t>
            </w:r>
          </w:p>
        </w:tc>
        <w:tc>
          <w:tcPr>
            <w:tcW w:w="0" w:type="auto"/>
            <w:hideMark/>
          </w:tcPr>
          <w:p w14:paraId="0F6A3A45"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Epitope Type Dominance</w:t>
            </w:r>
          </w:p>
        </w:tc>
        <w:tc>
          <w:tcPr>
            <w:tcW w:w="0" w:type="auto"/>
            <w:hideMark/>
          </w:tcPr>
          <w:p w14:paraId="794A25FB"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Interpretation</w:t>
            </w:r>
          </w:p>
        </w:tc>
      </w:tr>
      <w:tr w:rsidR="00161031" w:rsidRPr="00FF721C" w14:paraId="23A87073" w14:textId="77777777" w:rsidTr="00520F8F">
        <w:tc>
          <w:tcPr>
            <w:tcW w:w="0" w:type="auto"/>
            <w:hideMark/>
          </w:tcPr>
          <w:p w14:paraId="1174B33D"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1</w:t>
            </w:r>
          </w:p>
        </w:tc>
        <w:tc>
          <w:tcPr>
            <w:tcW w:w="0" w:type="auto"/>
            <w:hideMark/>
          </w:tcPr>
          <w:p w14:paraId="450CDBDD" w14:textId="3180BA7C"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6</w:t>
            </w:r>
          </w:p>
        </w:tc>
        <w:tc>
          <w:tcPr>
            <w:tcW w:w="0" w:type="auto"/>
            <w:hideMark/>
          </w:tcPr>
          <w:p w14:paraId="195B89AD"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≥0.90</w:t>
            </w:r>
          </w:p>
        </w:tc>
        <w:tc>
          <w:tcPr>
            <w:tcW w:w="0" w:type="auto"/>
            <w:hideMark/>
          </w:tcPr>
          <w:p w14:paraId="67BD63E6"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Multiple</w:t>
            </w:r>
          </w:p>
        </w:tc>
        <w:tc>
          <w:tcPr>
            <w:tcW w:w="0" w:type="auto"/>
            <w:hideMark/>
          </w:tcPr>
          <w:p w14:paraId="67AE5547"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Multiple</w:t>
            </w:r>
          </w:p>
        </w:tc>
        <w:tc>
          <w:tcPr>
            <w:tcW w:w="0" w:type="auto"/>
            <w:hideMark/>
          </w:tcPr>
          <w:p w14:paraId="260A861F"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Discontinuous</w:t>
            </w:r>
          </w:p>
        </w:tc>
        <w:tc>
          <w:tcPr>
            <w:tcW w:w="0" w:type="auto"/>
            <w:hideMark/>
          </w:tcPr>
          <w:p w14:paraId="7CC81A5E"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Highly protruding, antibody-accessible</w:t>
            </w:r>
          </w:p>
        </w:tc>
      </w:tr>
      <w:tr w:rsidR="00161031" w:rsidRPr="00FF721C" w14:paraId="6DE56547" w14:textId="77777777" w:rsidTr="00520F8F">
        <w:tc>
          <w:tcPr>
            <w:tcW w:w="0" w:type="auto"/>
            <w:hideMark/>
          </w:tcPr>
          <w:p w14:paraId="0FEEBFA0"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2</w:t>
            </w:r>
          </w:p>
        </w:tc>
        <w:tc>
          <w:tcPr>
            <w:tcW w:w="0" w:type="auto"/>
            <w:hideMark/>
          </w:tcPr>
          <w:p w14:paraId="553A1A6A" w14:textId="4BCDC798"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5</w:t>
            </w:r>
          </w:p>
        </w:tc>
        <w:tc>
          <w:tcPr>
            <w:tcW w:w="0" w:type="auto"/>
            <w:hideMark/>
          </w:tcPr>
          <w:p w14:paraId="311444AD"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≥0.88</w:t>
            </w:r>
          </w:p>
        </w:tc>
        <w:tc>
          <w:tcPr>
            <w:tcW w:w="0" w:type="auto"/>
            <w:hideMark/>
          </w:tcPr>
          <w:p w14:paraId="719B7776"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Multiple</w:t>
            </w:r>
          </w:p>
        </w:tc>
        <w:tc>
          <w:tcPr>
            <w:tcW w:w="0" w:type="auto"/>
            <w:hideMark/>
          </w:tcPr>
          <w:p w14:paraId="7442E92B"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Multiple</w:t>
            </w:r>
          </w:p>
        </w:tc>
        <w:tc>
          <w:tcPr>
            <w:tcW w:w="0" w:type="auto"/>
            <w:hideMark/>
          </w:tcPr>
          <w:p w14:paraId="45F807D6"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Discontinuous</w:t>
            </w:r>
          </w:p>
        </w:tc>
        <w:tc>
          <w:tcPr>
            <w:tcW w:w="0" w:type="auto"/>
            <w:hideMark/>
          </w:tcPr>
          <w:p w14:paraId="57518843"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Strong structural exposure</w:t>
            </w:r>
          </w:p>
        </w:tc>
      </w:tr>
      <w:tr w:rsidR="00161031" w:rsidRPr="00FF721C" w14:paraId="6E29F3C7" w14:textId="77777777" w:rsidTr="00520F8F">
        <w:tc>
          <w:tcPr>
            <w:tcW w:w="0" w:type="auto"/>
            <w:hideMark/>
          </w:tcPr>
          <w:p w14:paraId="146B4710"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3</w:t>
            </w:r>
          </w:p>
        </w:tc>
        <w:tc>
          <w:tcPr>
            <w:tcW w:w="0" w:type="auto"/>
            <w:hideMark/>
          </w:tcPr>
          <w:p w14:paraId="7291E46F" w14:textId="2D344CA9"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3</w:t>
            </w:r>
          </w:p>
        </w:tc>
        <w:tc>
          <w:tcPr>
            <w:tcW w:w="0" w:type="auto"/>
            <w:hideMark/>
          </w:tcPr>
          <w:p w14:paraId="61F57C4B"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≥0.85</w:t>
            </w:r>
          </w:p>
        </w:tc>
        <w:tc>
          <w:tcPr>
            <w:tcW w:w="0" w:type="auto"/>
            <w:hideMark/>
          </w:tcPr>
          <w:p w14:paraId="21AE40C2"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Moderate</w:t>
            </w:r>
          </w:p>
        </w:tc>
        <w:tc>
          <w:tcPr>
            <w:tcW w:w="0" w:type="auto"/>
            <w:hideMark/>
          </w:tcPr>
          <w:p w14:paraId="34F72174"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Multiple</w:t>
            </w:r>
          </w:p>
        </w:tc>
        <w:tc>
          <w:tcPr>
            <w:tcW w:w="0" w:type="auto"/>
            <w:hideMark/>
          </w:tcPr>
          <w:p w14:paraId="07CB23DB"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Mixed</w:t>
            </w:r>
          </w:p>
        </w:tc>
        <w:tc>
          <w:tcPr>
            <w:tcW w:w="0" w:type="auto"/>
            <w:hideMark/>
          </w:tcPr>
          <w:p w14:paraId="172B2B54"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Balanced linear &amp; conformational</w:t>
            </w:r>
          </w:p>
        </w:tc>
      </w:tr>
      <w:tr w:rsidR="00161031" w:rsidRPr="00FF721C" w14:paraId="7FB55F5C" w14:textId="77777777" w:rsidTr="00520F8F">
        <w:tc>
          <w:tcPr>
            <w:tcW w:w="0" w:type="auto"/>
            <w:hideMark/>
          </w:tcPr>
          <w:p w14:paraId="5A7A1752"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4</w:t>
            </w:r>
          </w:p>
        </w:tc>
        <w:tc>
          <w:tcPr>
            <w:tcW w:w="0" w:type="auto"/>
            <w:hideMark/>
          </w:tcPr>
          <w:p w14:paraId="18DD92B6" w14:textId="70F332C9"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2</w:t>
            </w:r>
          </w:p>
        </w:tc>
        <w:tc>
          <w:tcPr>
            <w:tcW w:w="0" w:type="auto"/>
            <w:hideMark/>
          </w:tcPr>
          <w:p w14:paraId="07521581"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≥0.83</w:t>
            </w:r>
          </w:p>
        </w:tc>
        <w:tc>
          <w:tcPr>
            <w:tcW w:w="0" w:type="auto"/>
            <w:hideMark/>
          </w:tcPr>
          <w:p w14:paraId="730FB0FB"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Moderate</w:t>
            </w:r>
          </w:p>
        </w:tc>
        <w:tc>
          <w:tcPr>
            <w:tcW w:w="0" w:type="auto"/>
            <w:hideMark/>
          </w:tcPr>
          <w:p w14:paraId="3C057316"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Moderate</w:t>
            </w:r>
          </w:p>
        </w:tc>
        <w:tc>
          <w:tcPr>
            <w:tcW w:w="0" w:type="auto"/>
            <w:hideMark/>
          </w:tcPr>
          <w:p w14:paraId="381CEE08"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Mixed</w:t>
            </w:r>
          </w:p>
        </w:tc>
        <w:tc>
          <w:tcPr>
            <w:tcW w:w="0" w:type="auto"/>
            <w:hideMark/>
          </w:tcPr>
          <w:p w14:paraId="48E476FB"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Surface-accessible regions</w:t>
            </w:r>
          </w:p>
        </w:tc>
      </w:tr>
      <w:tr w:rsidR="00161031" w:rsidRPr="00FF721C" w14:paraId="79034792" w14:textId="77777777" w:rsidTr="00520F8F">
        <w:tc>
          <w:tcPr>
            <w:tcW w:w="0" w:type="auto"/>
            <w:hideMark/>
          </w:tcPr>
          <w:p w14:paraId="6C184701"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5</w:t>
            </w:r>
          </w:p>
        </w:tc>
        <w:tc>
          <w:tcPr>
            <w:tcW w:w="0" w:type="auto"/>
            <w:hideMark/>
          </w:tcPr>
          <w:p w14:paraId="7A68D17E" w14:textId="66DD1C8E"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1</w:t>
            </w:r>
          </w:p>
        </w:tc>
        <w:tc>
          <w:tcPr>
            <w:tcW w:w="0" w:type="auto"/>
            <w:hideMark/>
          </w:tcPr>
          <w:p w14:paraId="2239D0C7"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≥0.80</w:t>
            </w:r>
          </w:p>
        </w:tc>
        <w:tc>
          <w:tcPr>
            <w:tcW w:w="0" w:type="auto"/>
            <w:hideMark/>
          </w:tcPr>
          <w:p w14:paraId="1F0B1B77"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Moderate</w:t>
            </w:r>
          </w:p>
        </w:tc>
        <w:tc>
          <w:tcPr>
            <w:tcW w:w="0" w:type="auto"/>
            <w:hideMark/>
          </w:tcPr>
          <w:p w14:paraId="08296E6A"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Few</w:t>
            </w:r>
          </w:p>
        </w:tc>
        <w:tc>
          <w:tcPr>
            <w:tcW w:w="0" w:type="auto"/>
            <w:hideMark/>
          </w:tcPr>
          <w:p w14:paraId="387D853E"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Linear</w:t>
            </w:r>
          </w:p>
        </w:tc>
        <w:tc>
          <w:tcPr>
            <w:tcW w:w="0" w:type="auto"/>
            <w:hideMark/>
          </w:tcPr>
          <w:p w14:paraId="426D5FDC"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Accessible but localized</w:t>
            </w:r>
          </w:p>
        </w:tc>
      </w:tr>
      <w:tr w:rsidR="00161031" w:rsidRPr="00FF721C" w14:paraId="23BE1EF4" w14:textId="77777777" w:rsidTr="00520F8F">
        <w:tc>
          <w:tcPr>
            <w:tcW w:w="0" w:type="auto"/>
            <w:hideMark/>
          </w:tcPr>
          <w:p w14:paraId="0DDDA547"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6</w:t>
            </w:r>
          </w:p>
        </w:tc>
        <w:tc>
          <w:tcPr>
            <w:tcW w:w="0" w:type="auto"/>
            <w:hideMark/>
          </w:tcPr>
          <w:p w14:paraId="0B1A4460" w14:textId="714D8B1D"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8</w:t>
            </w:r>
          </w:p>
        </w:tc>
        <w:tc>
          <w:tcPr>
            <w:tcW w:w="0" w:type="auto"/>
            <w:hideMark/>
          </w:tcPr>
          <w:p w14:paraId="09BDD778"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≥0.78</w:t>
            </w:r>
          </w:p>
        </w:tc>
        <w:tc>
          <w:tcPr>
            <w:tcW w:w="0" w:type="auto"/>
            <w:hideMark/>
          </w:tcPr>
          <w:p w14:paraId="52FFB9BC"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Few</w:t>
            </w:r>
          </w:p>
        </w:tc>
        <w:tc>
          <w:tcPr>
            <w:tcW w:w="0" w:type="auto"/>
            <w:hideMark/>
          </w:tcPr>
          <w:p w14:paraId="37854268"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Few</w:t>
            </w:r>
          </w:p>
        </w:tc>
        <w:tc>
          <w:tcPr>
            <w:tcW w:w="0" w:type="auto"/>
            <w:hideMark/>
          </w:tcPr>
          <w:p w14:paraId="0E5152D8"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Linear</w:t>
            </w:r>
          </w:p>
        </w:tc>
        <w:tc>
          <w:tcPr>
            <w:tcW w:w="0" w:type="auto"/>
            <w:hideMark/>
          </w:tcPr>
          <w:p w14:paraId="60E3F1BF"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Moderate exposure</w:t>
            </w:r>
          </w:p>
        </w:tc>
      </w:tr>
      <w:tr w:rsidR="00161031" w:rsidRPr="00FF721C" w14:paraId="55B7D82F" w14:textId="77777777" w:rsidTr="00520F8F">
        <w:tc>
          <w:tcPr>
            <w:tcW w:w="0" w:type="auto"/>
            <w:hideMark/>
          </w:tcPr>
          <w:p w14:paraId="4FB64610"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7</w:t>
            </w:r>
          </w:p>
        </w:tc>
        <w:tc>
          <w:tcPr>
            <w:tcW w:w="0" w:type="auto"/>
            <w:hideMark/>
          </w:tcPr>
          <w:p w14:paraId="1EAAC256" w14:textId="6D18AA10"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4</w:t>
            </w:r>
          </w:p>
        </w:tc>
        <w:tc>
          <w:tcPr>
            <w:tcW w:w="0" w:type="auto"/>
            <w:hideMark/>
          </w:tcPr>
          <w:p w14:paraId="17EE0DA6"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≥0.75</w:t>
            </w:r>
          </w:p>
        </w:tc>
        <w:tc>
          <w:tcPr>
            <w:tcW w:w="0" w:type="auto"/>
            <w:hideMark/>
          </w:tcPr>
          <w:p w14:paraId="228E59D2"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Few</w:t>
            </w:r>
          </w:p>
        </w:tc>
        <w:tc>
          <w:tcPr>
            <w:tcW w:w="0" w:type="auto"/>
            <w:hideMark/>
          </w:tcPr>
          <w:p w14:paraId="4A188FD3"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Few</w:t>
            </w:r>
          </w:p>
        </w:tc>
        <w:tc>
          <w:tcPr>
            <w:tcW w:w="0" w:type="auto"/>
            <w:hideMark/>
          </w:tcPr>
          <w:p w14:paraId="2B5276E2"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Linear</w:t>
            </w:r>
          </w:p>
        </w:tc>
        <w:tc>
          <w:tcPr>
            <w:tcW w:w="0" w:type="auto"/>
            <w:hideMark/>
          </w:tcPr>
          <w:p w14:paraId="15A77ECA"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Limited protrusion</w:t>
            </w:r>
          </w:p>
        </w:tc>
      </w:tr>
      <w:tr w:rsidR="00161031" w:rsidRPr="00FF721C" w14:paraId="08C6D474" w14:textId="77777777" w:rsidTr="00520F8F">
        <w:tc>
          <w:tcPr>
            <w:tcW w:w="0" w:type="auto"/>
            <w:hideMark/>
          </w:tcPr>
          <w:p w14:paraId="08ED63E3"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8</w:t>
            </w:r>
          </w:p>
        </w:tc>
        <w:tc>
          <w:tcPr>
            <w:tcW w:w="0" w:type="auto"/>
            <w:hideMark/>
          </w:tcPr>
          <w:p w14:paraId="161DA2A8" w14:textId="6C1C199C"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7</w:t>
            </w:r>
          </w:p>
        </w:tc>
        <w:tc>
          <w:tcPr>
            <w:tcW w:w="0" w:type="auto"/>
            <w:hideMark/>
          </w:tcPr>
          <w:p w14:paraId="09F5BA70"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≥0.73</w:t>
            </w:r>
          </w:p>
        </w:tc>
        <w:tc>
          <w:tcPr>
            <w:tcW w:w="0" w:type="auto"/>
            <w:hideMark/>
          </w:tcPr>
          <w:p w14:paraId="32FDFF07"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Few</w:t>
            </w:r>
          </w:p>
        </w:tc>
        <w:tc>
          <w:tcPr>
            <w:tcW w:w="0" w:type="auto"/>
            <w:hideMark/>
          </w:tcPr>
          <w:p w14:paraId="552D8D0D"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Rare</w:t>
            </w:r>
          </w:p>
        </w:tc>
        <w:tc>
          <w:tcPr>
            <w:tcW w:w="0" w:type="auto"/>
            <w:hideMark/>
          </w:tcPr>
          <w:p w14:paraId="4F891FF0"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Linear</w:t>
            </w:r>
          </w:p>
        </w:tc>
        <w:tc>
          <w:tcPr>
            <w:tcW w:w="0" w:type="auto"/>
            <w:hideMark/>
          </w:tcPr>
          <w:p w14:paraId="5A9B0976"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Weak structural epitopes</w:t>
            </w:r>
          </w:p>
        </w:tc>
      </w:tr>
      <w:tr w:rsidR="00161031" w:rsidRPr="00FF721C" w14:paraId="3038A536" w14:textId="77777777" w:rsidTr="00520F8F">
        <w:tc>
          <w:tcPr>
            <w:tcW w:w="0" w:type="auto"/>
            <w:hideMark/>
          </w:tcPr>
          <w:p w14:paraId="4ED11EC9"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9</w:t>
            </w:r>
          </w:p>
        </w:tc>
        <w:tc>
          <w:tcPr>
            <w:tcW w:w="0" w:type="auto"/>
            <w:hideMark/>
          </w:tcPr>
          <w:p w14:paraId="4796EB26" w14:textId="22F39DAD"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10</w:t>
            </w:r>
          </w:p>
        </w:tc>
        <w:tc>
          <w:tcPr>
            <w:tcW w:w="0" w:type="auto"/>
            <w:hideMark/>
          </w:tcPr>
          <w:p w14:paraId="03C7DA63"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≥0.70</w:t>
            </w:r>
          </w:p>
        </w:tc>
        <w:tc>
          <w:tcPr>
            <w:tcW w:w="0" w:type="auto"/>
            <w:hideMark/>
          </w:tcPr>
          <w:p w14:paraId="2511C9AE"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Few</w:t>
            </w:r>
          </w:p>
        </w:tc>
        <w:tc>
          <w:tcPr>
            <w:tcW w:w="0" w:type="auto"/>
            <w:hideMark/>
          </w:tcPr>
          <w:p w14:paraId="3672D727"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Rare</w:t>
            </w:r>
          </w:p>
        </w:tc>
        <w:tc>
          <w:tcPr>
            <w:tcW w:w="0" w:type="auto"/>
            <w:hideMark/>
          </w:tcPr>
          <w:p w14:paraId="6EB4BCD2"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Linear</w:t>
            </w:r>
          </w:p>
        </w:tc>
        <w:tc>
          <w:tcPr>
            <w:tcW w:w="0" w:type="auto"/>
            <w:hideMark/>
          </w:tcPr>
          <w:p w14:paraId="26BCB356"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Minimal exposure</w:t>
            </w:r>
          </w:p>
        </w:tc>
      </w:tr>
      <w:tr w:rsidR="00161031" w:rsidRPr="00FF721C" w14:paraId="2B474921" w14:textId="77777777" w:rsidTr="00520F8F">
        <w:tc>
          <w:tcPr>
            <w:tcW w:w="0" w:type="auto"/>
            <w:hideMark/>
          </w:tcPr>
          <w:p w14:paraId="0826E096"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10</w:t>
            </w:r>
          </w:p>
        </w:tc>
        <w:tc>
          <w:tcPr>
            <w:tcW w:w="0" w:type="auto"/>
            <w:hideMark/>
          </w:tcPr>
          <w:p w14:paraId="56829768" w14:textId="2604A4D0" w:rsidR="00161031" w:rsidRPr="00FF721C" w:rsidRDefault="008354EB" w:rsidP="00520F8F">
            <w:pPr>
              <w:jc w:val="both"/>
              <w:rPr>
                <w:rFonts w:asciiTheme="majorBidi" w:eastAsia="Times New Roman" w:hAnsiTheme="majorBidi" w:cstheme="majorBidi"/>
                <w:kern w:val="0"/>
                <w:sz w:val="12"/>
                <w:szCs w:val="12"/>
                <w14:ligatures w14:val="none"/>
              </w:rPr>
            </w:pPr>
            <w:r>
              <w:rPr>
                <w:rFonts w:asciiTheme="majorBidi" w:eastAsia="Times New Roman" w:hAnsiTheme="majorBidi" w:cstheme="majorBidi"/>
                <w:kern w:val="0"/>
                <w:sz w:val="12"/>
                <w:szCs w:val="12"/>
                <w14:ligatures w14:val="none"/>
              </w:rPr>
              <w:t>Construct</w:t>
            </w:r>
            <w:r w:rsidR="00161031" w:rsidRPr="00FF721C">
              <w:rPr>
                <w:rFonts w:asciiTheme="majorBidi" w:eastAsia="Times New Roman" w:hAnsiTheme="majorBidi" w:cstheme="majorBidi"/>
                <w:kern w:val="0"/>
                <w:sz w:val="12"/>
                <w:szCs w:val="12"/>
                <w14:ligatures w14:val="none"/>
              </w:rPr>
              <w:t>9</w:t>
            </w:r>
          </w:p>
        </w:tc>
        <w:tc>
          <w:tcPr>
            <w:tcW w:w="0" w:type="auto"/>
            <w:hideMark/>
          </w:tcPr>
          <w:p w14:paraId="6AF76478"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≥0.68</w:t>
            </w:r>
          </w:p>
        </w:tc>
        <w:tc>
          <w:tcPr>
            <w:tcW w:w="0" w:type="auto"/>
            <w:hideMark/>
          </w:tcPr>
          <w:p w14:paraId="2FD63AD1"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Few</w:t>
            </w:r>
          </w:p>
        </w:tc>
        <w:tc>
          <w:tcPr>
            <w:tcW w:w="0" w:type="auto"/>
            <w:hideMark/>
          </w:tcPr>
          <w:p w14:paraId="489B3B11"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Rare</w:t>
            </w:r>
          </w:p>
        </w:tc>
        <w:tc>
          <w:tcPr>
            <w:tcW w:w="0" w:type="auto"/>
            <w:hideMark/>
          </w:tcPr>
          <w:p w14:paraId="0635DE89"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Linear</w:t>
            </w:r>
          </w:p>
        </w:tc>
        <w:tc>
          <w:tcPr>
            <w:tcW w:w="0" w:type="auto"/>
            <w:hideMark/>
          </w:tcPr>
          <w:p w14:paraId="5BA6DBB3" w14:textId="77777777" w:rsidR="00161031" w:rsidRPr="00FF721C" w:rsidRDefault="00161031" w:rsidP="00520F8F">
            <w:pPr>
              <w:jc w:val="both"/>
              <w:rPr>
                <w:rFonts w:asciiTheme="majorBidi" w:eastAsia="Times New Roman" w:hAnsiTheme="majorBidi" w:cstheme="majorBidi"/>
                <w:kern w:val="0"/>
                <w:sz w:val="12"/>
                <w:szCs w:val="12"/>
                <w14:ligatures w14:val="none"/>
              </w:rPr>
            </w:pPr>
            <w:r w:rsidRPr="00FF721C">
              <w:rPr>
                <w:rFonts w:asciiTheme="majorBidi" w:eastAsia="Times New Roman" w:hAnsiTheme="majorBidi" w:cstheme="majorBidi"/>
                <w:kern w:val="0"/>
                <w:sz w:val="12"/>
                <w:szCs w:val="12"/>
                <w14:ligatures w14:val="none"/>
              </w:rPr>
              <w:t>Poor epitope protrusion</w:t>
            </w:r>
          </w:p>
        </w:tc>
      </w:tr>
    </w:tbl>
    <w:p w14:paraId="68CD4E6D" w14:textId="77777777" w:rsidR="00161031" w:rsidRPr="008C5647" w:rsidRDefault="00161031" w:rsidP="00161031">
      <w:pPr>
        <w:spacing w:after="0" w:line="240" w:lineRule="auto"/>
        <w:jc w:val="both"/>
        <w:rPr>
          <w:rFonts w:eastAsia="Times New Roman" w:cs="Times New Roman"/>
          <w:kern w:val="0"/>
          <w14:ligatures w14:val="none"/>
        </w:rPr>
      </w:pPr>
    </w:p>
    <w:p w14:paraId="7BAB7D1C" w14:textId="77777777" w:rsidR="009E7D3B" w:rsidRDefault="009E7D3B" w:rsidP="004D69A2"/>
    <w:p w14:paraId="726D2962" w14:textId="77777777" w:rsidR="009E7D3B" w:rsidRDefault="009E7D3B" w:rsidP="004D69A2"/>
    <w:p w14:paraId="1388131B" w14:textId="6BB3DF8F" w:rsidR="009E7D3B" w:rsidRDefault="004E4839" w:rsidP="004D69A2">
      <w:r>
        <w:t xml:space="preserve">References </w:t>
      </w:r>
    </w:p>
    <w:sdt>
      <w:sdtPr>
        <w:rPr>
          <w:rFonts w:cs="Times New Roman"/>
          <w:color w:val="000000"/>
        </w:rPr>
        <w:tag w:val="MENDELEY_BIBLIOGRAPHY"/>
        <w:id w:val="1590042528"/>
        <w:placeholder>
          <w:docPart w:val="DefaultPlaceholder_-1854013440"/>
        </w:placeholder>
      </w:sdtPr>
      <w:sdtContent>
        <w:p w14:paraId="4581FA6C" w14:textId="77777777" w:rsidR="009C0BD9" w:rsidRPr="009C0BD9" w:rsidRDefault="009C0BD9" w:rsidP="004F48F0">
          <w:pPr>
            <w:autoSpaceDE w:val="0"/>
            <w:autoSpaceDN w:val="0"/>
            <w:ind w:hanging="640"/>
            <w:jc w:val="both"/>
            <w:divId w:val="1621456788"/>
            <w:rPr>
              <w:rFonts w:eastAsia="Times New Roman" w:cs="Times New Roman"/>
              <w:color w:val="000000"/>
              <w:kern w:val="0"/>
              <w:szCs w:val="24"/>
              <w14:ligatures w14:val="none"/>
            </w:rPr>
          </w:pPr>
          <w:r w:rsidRPr="009C0BD9">
            <w:rPr>
              <w:rFonts w:eastAsia="Times New Roman" w:cs="Times New Roman"/>
              <w:color w:val="000000"/>
            </w:rPr>
            <w:t>1.</w:t>
          </w:r>
          <w:r w:rsidRPr="009C0BD9">
            <w:rPr>
              <w:rFonts w:eastAsia="Times New Roman" w:cs="Times New Roman"/>
              <w:color w:val="000000"/>
            </w:rPr>
            <w:tab/>
            <w:t xml:space="preserve">Young, L. S., &amp; Dawson, C. W. (2014). Epstein-Barr virus and nasopharyngeal carcinoma. </w:t>
          </w:r>
          <w:r w:rsidRPr="009C0BD9">
            <w:rPr>
              <w:rFonts w:eastAsia="Times New Roman" w:cs="Times New Roman"/>
              <w:i/>
              <w:iCs/>
              <w:color w:val="000000"/>
            </w:rPr>
            <w:t>Chinese Journal of Cancer</w:t>
          </w:r>
          <w:r w:rsidRPr="009C0BD9">
            <w:rPr>
              <w:rFonts w:eastAsia="Times New Roman" w:cs="Times New Roman"/>
              <w:color w:val="000000"/>
            </w:rPr>
            <w:t xml:space="preserve">, </w:t>
          </w:r>
          <w:r w:rsidRPr="009C0BD9">
            <w:rPr>
              <w:rFonts w:eastAsia="Times New Roman" w:cs="Times New Roman"/>
              <w:i/>
              <w:iCs/>
              <w:color w:val="000000"/>
            </w:rPr>
            <w:t>33</w:t>
          </w:r>
          <w:r w:rsidRPr="009C0BD9">
            <w:rPr>
              <w:rFonts w:eastAsia="Times New Roman" w:cs="Times New Roman"/>
              <w:color w:val="000000"/>
            </w:rPr>
            <w:t>(12), 581. https://doi.org/10.5732/cjc.014.10197</w:t>
          </w:r>
        </w:p>
        <w:p w14:paraId="2670E57E" w14:textId="77777777" w:rsidR="009C0BD9" w:rsidRPr="009C0BD9" w:rsidRDefault="009C0BD9" w:rsidP="004F48F0">
          <w:pPr>
            <w:autoSpaceDE w:val="0"/>
            <w:autoSpaceDN w:val="0"/>
            <w:ind w:hanging="640"/>
            <w:jc w:val="both"/>
            <w:divId w:val="1390497742"/>
            <w:rPr>
              <w:rFonts w:eastAsia="Times New Roman" w:cs="Times New Roman"/>
              <w:color w:val="000000"/>
            </w:rPr>
          </w:pPr>
          <w:r w:rsidRPr="009C0BD9">
            <w:rPr>
              <w:rFonts w:eastAsia="Times New Roman" w:cs="Times New Roman"/>
              <w:color w:val="000000"/>
            </w:rPr>
            <w:t>2.</w:t>
          </w:r>
          <w:r w:rsidRPr="009C0BD9">
            <w:rPr>
              <w:rFonts w:eastAsia="Times New Roman" w:cs="Times New Roman"/>
              <w:color w:val="000000"/>
            </w:rPr>
            <w:tab/>
            <w:t>Tsao, S. W., Tsang, C. M., &amp; Lo, K. W. (2017). Epstein-</w:t>
          </w:r>
          <w:proofErr w:type="spellStart"/>
          <w:r w:rsidRPr="009C0BD9">
            <w:rPr>
              <w:rFonts w:eastAsia="Times New Roman" w:cs="Times New Roman"/>
              <w:color w:val="000000"/>
            </w:rPr>
            <w:t>barr</w:t>
          </w:r>
          <w:proofErr w:type="spellEnd"/>
          <w:r w:rsidRPr="009C0BD9">
            <w:rPr>
              <w:rFonts w:eastAsia="Times New Roman" w:cs="Times New Roman"/>
              <w:color w:val="000000"/>
            </w:rPr>
            <w:t xml:space="preserve"> virus infection and nasopharyngeal carcinoma. </w:t>
          </w:r>
          <w:r w:rsidRPr="009C0BD9">
            <w:rPr>
              <w:rFonts w:eastAsia="Times New Roman" w:cs="Times New Roman"/>
              <w:i/>
              <w:iCs/>
              <w:color w:val="000000"/>
            </w:rPr>
            <w:t>Philosophical Transactions of the Royal Society B: Biological Sciences</w:t>
          </w:r>
          <w:r w:rsidRPr="009C0BD9">
            <w:rPr>
              <w:rFonts w:eastAsia="Times New Roman" w:cs="Times New Roman"/>
              <w:color w:val="000000"/>
            </w:rPr>
            <w:t xml:space="preserve">, </w:t>
          </w:r>
          <w:r w:rsidRPr="009C0BD9">
            <w:rPr>
              <w:rFonts w:eastAsia="Times New Roman" w:cs="Times New Roman"/>
              <w:i/>
              <w:iCs/>
              <w:color w:val="000000"/>
            </w:rPr>
            <w:t>372</w:t>
          </w:r>
          <w:r w:rsidRPr="009C0BD9">
            <w:rPr>
              <w:rFonts w:eastAsia="Times New Roman" w:cs="Times New Roman"/>
              <w:color w:val="000000"/>
            </w:rPr>
            <w:t>(1732). https://doi.org/10.1098/rstb.2016.0270</w:t>
          </w:r>
        </w:p>
        <w:p w14:paraId="5420C799" w14:textId="77777777" w:rsidR="009C0BD9" w:rsidRPr="009C0BD9" w:rsidRDefault="009C0BD9" w:rsidP="004F48F0">
          <w:pPr>
            <w:autoSpaceDE w:val="0"/>
            <w:autoSpaceDN w:val="0"/>
            <w:ind w:hanging="640"/>
            <w:jc w:val="both"/>
            <w:divId w:val="1536238588"/>
            <w:rPr>
              <w:rFonts w:eastAsia="Times New Roman" w:cs="Times New Roman"/>
              <w:color w:val="000000"/>
            </w:rPr>
          </w:pPr>
          <w:r w:rsidRPr="009C0BD9">
            <w:rPr>
              <w:rFonts w:eastAsia="Times New Roman" w:cs="Times New Roman"/>
              <w:color w:val="000000"/>
            </w:rPr>
            <w:t>3.</w:t>
          </w:r>
          <w:r w:rsidRPr="009C0BD9">
            <w:rPr>
              <w:rFonts w:eastAsia="Times New Roman" w:cs="Times New Roman"/>
              <w:color w:val="000000"/>
            </w:rPr>
            <w:tab/>
            <w:t xml:space="preserve">Küppers, R. (2008). The biology of Hodgkin’s lymphoma. </w:t>
          </w:r>
          <w:r w:rsidRPr="009C0BD9">
            <w:rPr>
              <w:rFonts w:eastAsia="Times New Roman" w:cs="Times New Roman"/>
              <w:i/>
              <w:iCs/>
              <w:color w:val="000000"/>
            </w:rPr>
            <w:t>Nature Reviews Cancer 2009 9:1</w:t>
          </w:r>
          <w:r w:rsidRPr="009C0BD9">
            <w:rPr>
              <w:rFonts w:eastAsia="Times New Roman" w:cs="Times New Roman"/>
              <w:color w:val="000000"/>
            </w:rPr>
            <w:t xml:space="preserve">, </w:t>
          </w:r>
          <w:r w:rsidRPr="009C0BD9">
            <w:rPr>
              <w:rFonts w:eastAsia="Times New Roman" w:cs="Times New Roman"/>
              <w:i/>
              <w:iCs/>
              <w:color w:val="000000"/>
            </w:rPr>
            <w:t>9</w:t>
          </w:r>
          <w:r w:rsidRPr="009C0BD9">
            <w:rPr>
              <w:rFonts w:eastAsia="Times New Roman" w:cs="Times New Roman"/>
              <w:color w:val="000000"/>
            </w:rPr>
            <w:t>(1), 15–27. https://doi.org/10.1038/nrc2542</w:t>
          </w:r>
        </w:p>
        <w:p w14:paraId="08961499" w14:textId="77777777" w:rsidR="009C0BD9" w:rsidRPr="009C0BD9" w:rsidRDefault="009C0BD9" w:rsidP="004F48F0">
          <w:pPr>
            <w:autoSpaceDE w:val="0"/>
            <w:autoSpaceDN w:val="0"/>
            <w:ind w:hanging="640"/>
            <w:jc w:val="both"/>
            <w:divId w:val="17005892"/>
            <w:rPr>
              <w:rFonts w:eastAsia="Times New Roman" w:cs="Times New Roman"/>
              <w:color w:val="000000"/>
            </w:rPr>
          </w:pPr>
          <w:r w:rsidRPr="009C0BD9">
            <w:rPr>
              <w:rFonts w:eastAsia="Times New Roman" w:cs="Times New Roman"/>
              <w:color w:val="000000"/>
            </w:rPr>
            <w:t>4.</w:t>
          </w:r>
          <w:r w:rsidRPr="009C0BD9">
            <w:rPr>
              <w:rFonts w:eastAsia="Times New Roman" w:cs="Times New Roman"/>
              <w:color w:val="000000"/>
            </w:rPr>
            <w:tab/>
            <w:t xml:space="preserve">Thorley-Lawson, D. A. (2015). EBV Persistence—Introducing the Virus. </w:t>
          </w:r>
          <w:r w:rsidRPr="009C0BD9">
            <w:rPr>
              <w:rFonts w:eastAsia="Times New Roman" w:cs="Times New Roman"/>
              <w:i/>
              <w:iCs/>
              <w:color w:val="000000"/>
            </w:rPr>
            <w:t>Epstein Barr Virus</w:t>
          </w:r>
          <w:r w:rsidRPr="009C0BD9">
            <w:rPr>
              <w:rFonts w:eastAsia="Times New Roman" w:cs="Times New Roman"/>
              <w:color w:val="000000"/>
            </w:rPr>
            <w:t xml:space="preserve">, </w:t>
          </w:r>
          <w:r w:rsidRPr="009C0BD9">
            <w:rPr>
              <w:rFonts w:eastAsia="Times New Roman" w:cs="Times New Roman"/>
              <w:i/>
              <w:iCs/>
              <w:color w:val="000000"/>
            </w:rPr>
            <w:t>1</w:t>
          </w:r>
          <w:r w:rsidRPr="009C0BD9">
            <w:rPr>
              <w:rFonts w:eastAsia="Times New Roman" w:cs="Times New Roman"/>
              <w:color w:val="000000"/>
            </w:rPr>
            <w:t>, 151–209. https://doi.org/10.1007/978-3-319-22822-8_8</w:t>
          </w:r>
        </w:p>
        <w:p w14:paraId="00A0E729" w14:textId="77777777" w:rsidR="009C0BD9" w:rsidRPr="009C0BD9" w:rsidRDefault="009C0BD9" w:rsidP="004F48F0">
          <w:pPr>
            <w:autoSpaceDE w:val="0"/>
            <w:autoSpaceDN w:val="0"/>
            <w:ind w:hanging="640"/>
            <w:jc w:val="both"/>
            <w:divId w:val="1656688073"/>
            <w:rPr>
              <w:rFonts w:eastAsia="Times New Roman" w:cs="Times New Roman"/>
              <w:color w:val="000000"/>
            </w:rPr>
          </w:pPr>
          <w:r w:rsidRPr="009C0BD9">
            <w:rPr>
              <w:rFonts w:eastAsia="Times New Roman" w:cs="Times New Roman"/>
              <w:color w:val="000000"/>
            </w:rPr>
            <w:t>5.</w:t>
          </w:r>
          <w:r w:rsidRPr="009C0BD9">
            <w:rPr>
              <w:rFonts w:eastAsia="Times New Roman" w:cs="Times New Roman"/>
              <w:color w:val="000000"/>
            </w:rPr>
            <w:tab/>
            <w:t xml:space="preserve">Giordano, T. J. (2014). The Cancer Genome Atlas Research Network: A Sight to Behold. </w:t>
          </w:r>
          <w:r w:rsidRPr="009C0BD9">
            <w:rPr>
              <w:rFonts w:eastAsia="Times New Roman" w:cs="Times New Roman"/>
              <w:i/>
              <w:iCs/>
              <w:color w:val="000000"/>
            </w:rPr>
            <w:t>Endocrine Pathology 2014 25:4</w:t>
          </w:r>
          <w:r w:rsidRPr="009C0BD9">
            <w:rPr>
              <w:rFonts w:eastAsia="Times New Roman" w:cs="Times New Roman"/>
              <w:color w:val="000000"/>
            </w:rPr>
            <w:t xml:space="preserve">, </w:t>
          </w:r>
          <w:r w:rsidRPr="009C0BD9">
            <w:rPr>
              <w:rFonts w:eastAsia="Times New Roman" w:cs="Times New Roman"/>
              <w:i/>
              <w:iCs/>
              <w:color w:val="000000"/>
            </w:rPr>
            <w:t>25</w:t>
          </w:r>
          <w:r w:rsidRPr="009C0BD9">
            <w:rPr>
              <w:rFonts w:eastAsia="Times New Roman" w:cs="Times New Roman"/>
              <w:color w:val="000000"/>
            </w:rPr>
            <w:t>(4), 362–365. https://doi.org/10.1007/s12022-014-9345-4</w:t>
          </w:r>
        </w:p>
        <w:p w14:paraId="37D0BE80" w14:textId="77777777" w:rsidR="009C0BD9" w:rsidRPr="009C0BD9" w:rsidRDefault="009C0BD9" w:rsidP="004F48F0">
          <w:pPr>
            <w:autoSpaceDE w:val="0"/>
            <w:autoSpaceDN w:val="0"/>
            <w:ind w:hanging="640"/>
            <w:jc w:val="both"/>
            <w:divId w:val="1680572338"/>
            <w:rPr>
              <w:rFonts w:eastAsia="Times New Roman" w:cs="Times New Roman"/>
              <w:color w:val="000000"/>
            </w:rPr>
          </w:pPr>
          <w:r w:rsidRPr="009C0BD9">
            <w:rPr>
              <w:rFonts w:eastAsia="Times New Roman" w:cs="Times New Roman"/>
              <w:color w:val="000000"/>
            </w:rPr>
            <w:t>6.</w:t>
          </w:r>
          <w:r w:rsidRPr="009C0BD9">
            <w:rPr>
              <w:rFonts w:eastAsia="Times New Roman" w:cs="Times New Roman"/>
              <w:color w:val="000000"/>
            </w:rPr>
            <w:tab/>
            <w:t xml:space="preserve">Bass, A. J., Thorsson, V., Shmulevich, I., Reynolds, S. M., Miller, M., Bernard, B., </w:t>
          </w:r>
          <w:proofErr w:type="spellStart"/>
          <w:r w:rsidRPr="009C0BD9">
            <w:rPr>
              <w:rFonts w:eastAsia="Times New Roman" w:cs="Times New Roman"/>
              <w:color w:val="000000"/>
            </w:rPr>
            <w:t>Hinoue</w:t>
          </w:r>
          <w:proofErr w:type="spellEnd"/>
          <w:r w:rsidRPr="009C0BD9">
            <w:rPr>
              <w:rFonts w:eastAsia="Times New Roman" w:cs="Times New Roman"/>
              <w:color w:val="000000"/>
            </w:rPr>
            <w:t xml:space="preserve">, T., Laird, P. W., Curtis, C., Shen, H., Weisenberger, D. J., Schultz, N., Shen, R., Weinhold, N., Kelsen, D. P., Bowlby, R., Chu, A., </w:t>
          </w:r>
          <w:proofErr w:type="spellStart"/>
          <w:r w:rsidRPr="009C0BD9">
            <w:rPr>
              <w:rFonts w:eastAsia="Times New Roman" w:cs="Times New Roman"/>
              <w:color w:val="000000"/>
            </w:rPr>
            <w:t>Kasaian</w:t>
          </w:r>
          <w:proofErr w:type="spellEnd"/>
          <w:r w:rsidRPr="009C0BD9">
            <w:rPr>
              <w:rFonts w:eastAsia="Times New Roman" w:cs="Times New Roman"/>
              <w:color w:val="000000"/>
            </w:rPr>
            <w:t xml:space="preserve">, K., Mungall, A. J., … Liu, J. (2014). Comprehensive molecular characterization of gastric adenocarcinoma. </w:t>
          </w:r>
          <w:r w:rsidRPr="009C0BD9">
            <w:rPr>
              <w:rFonts w:eastAsia="Times New Roman" w:cs="Times New Roman"/>
              <w:i/>
              <w:iCs/>
              <w:color w:val="000000"/>
            </w:rPr>
            <w:t>Nature 2014 513:7517</w:t>
          </w:r>
          <w:r w:rsidRPr="009C0BD9">
            <w:rPr>
              <w:rFonts w:eastAsia="Times New Roman" w:cs="Times New Roman"/>
              <w:color w:val="000000"/>
            </w:rPr>
            <w:t xml:space="preserve">, </w:t>
          </w:r>
          <w:r w:rsidRPr="009C0BD9">
            <w:rPr>
              <w:rFonts w:eastAsia="Times New Roman" w:cs="Times New Roman"/>
              <w:i/>
              <w:iCs/>
              <w:color w:val="000000"/>
            </w:rPr>
            <w:t>513</w:t>
          </w:r>
          <w:r w:rsidRPr="009C0BD9">
            <w:rPr>
              <w:rFonts w:eastAsia="Times New Roman" w:cs="Times New Roman"/>
              <w:color w:val="000000"/>
            </w:rPr>
            <w:t>(7517), 202–209. https://doi.org/10.1038/nature13480</w:t>
          </w:r>
        </w:p>
        <w:p w14:paraId="5E290D97" w14:textId="77777777" w:rsidR="009C0BD9" w:rsidRPr="009C0BD9" w:rsidRDefault="009C0BD9" w:rsidP="004F48F0">
          <w:pPr>
            <w:autoSpaceDE w:val="0"/>
            <w:autoSpaceDN w:val="0"/>
            <w:ind w:hanging="640"/>
            <w:jc w:val="both"/>
            <w:divId w:val="1029645760"/>
            <w:rPr>
              <w:rFonts w:eastAsia="Times New Roman" w:cs="Times New Roman"/>
              <w:color w:val="000000"/>
            </w:rPr>
          </w:pPr>
          <w:r w:rsidRPr="009C0BD9">
            <w:rPr>
              <w:rFonts w:eastAsia="Times New Roman" w:cs="Times New Roman"/>
              <w:color w:val="000000"/>
            </w:rPr>
            <w:t>7.</w:t>
          </w:r>
          <w:r w:rsidRPr="009C0BD9">
            <w:rPr>
              <w:rFonts w:eastAsia="Times New Roman" w:cs="Times New Roman"/>
              <w:color w:val="000000"/>
            </w:rPr>
            <w:tab/>
            <w:t xml:space="preserve">Tse, E., &amp; Kwong, Y. L. (2017). The diagnosis and management of NK/T-cell lymphomas. </w:t>
          </w:r>
          <w:r w:rsidRPr="009C0BD9">
            <w:rPr>
              <w:rFonts w:eastAsia="Times New Roman" w:cs="Times New Roman"/>
              <w:i/>
              <w:iCs/>
              <w:color w:val="000000"/>
            </w:rPr>
            <w:t>Journal of Hematology &amp; Oncology 2017 10:1</w:t>
          </w:r>
          <w:r w:rsidRPr="009C0BD9">
            <w:rPr>
              <w:rFonts w:eastAsia="Times New Roman" w:cs="Times New Roman"/>
              <w:color w:val="000000"/>
            </w:rPr>
            <w:t xml:space="preserve">, </w:t>
          </w:r>
          <w:r w:rsidRPr="009C0BD9">
            <w:rPr>
              <w:rFonts w:eastAsia="Times New Roman" w:cs="Times New Roman"/>
              <w:i/>
              <w:iCs/>
              <w:color w:val="000000"/>
            </w:rPr>
            <w:t>10</w:t>
          </w:r>
          <w:r w:rsidRPr="009C0BD9">
            <w:rPr>
              <w:rFonts w:eastAsia="Times New Roman" w:cs="Times New Roman"/>
              <w:color w:val="000000"/>
            </w:rPr>
            <w:t>(1), 85-. https://doi.org/10.1186/s13045-017-0452-9</w:t>
          </w:r>
        </w:p>
        <w:p w14:paraId="67FB3E08" w14:textId="77777777" w:rsidR="009C0BD9" w:rsidRPr="009C0BD9" w:rsidRDefault="009C0BD9" w:rsidP="004F48F0">
          <w:pPr>
            <w:autoSpaceDE w:val="0"/>
            <w:autoSpaceDN w:val="0"/>
            <w:ind w:hanging="640"/>
            <w:jc w:val="both"/>
            <w:divId w:val="527179746"/>
            <w:rPr>
              <w:rFonts w:eastAsia="Times New Roman" w:cs="Times New Roman"/>
              <w:color w:val="000000"/>
            </w:rPr>
          </w:pPr>
          <w:r w:rsidRPr="009C0BD9">
            <w:rPr>
              <w:rFonts w:eastAsia="Times New Roman" w:cs="Times New Roman"/>
              <w:color w:val="000000"/>
            </w:rPr>
            <w:t>8.</w:t>
          </w:r>
          <w:r w:rsidRPr="009C0BD9">
            <w:rPr>
              <w:rFonts w:eastAsia="Times New Roman" w:cs="Times New Roman"/>
              <w:color w:val="000000"/>
            </w:rPr>
            <w:tab/>
            <w:t xml:space="preserve">Allen, U. D., &amp; Preiksaitis, J. K. (2019). Post-transplant lymphoproliferative disorders, Epstein-Barr virus infection, and disease in solid organ transplantation: Guidelines from the American </w:t>
          </w:r>
          <w:r w:rsidRPr="009C0BD9">
            <w:rPr>
              <w:rFonts w:eastAsia="Times New Roman" w:cs="Times New Roman"/>
              <w:color w:val="000000"/>
            </w:rPr>
            <w:lastRenderedPageBreak/>
            <w:t xml:space="preserve">Society of Transplantation Infectious Diseases Community of Practice. </w:t>
          </w:r>
          <w:r w:rsidRPr="009C0BD9">
            <w:rPr>
              <w:rFonts w:eastAsia="Times New Roman" w:cs="Times New Roman"/>
              <w:i/>
              <w:iCs/>
              <w:color w:val="000000"/>
            </w:rPr>
            <w:t>Clinical Transplantation</w:t>
          </w:r>
          <w:r w:rsidRPr="009C0BD9">
            <w:rPr>
              <w:rFonts w:eastAsia="Times New Roman" w:cs="Times New Roman"/>
              <w:color w:val="000000"/>
            </w:rPr>
            <w:t xml:space="preserve">, </w:t>
          </w:r>
          <w:r w:rsidRPr="009C0BD9">
            <w:rPr>
              <w:rFonts w:eastAsia="Times New Roman" w:cs="Times New Roman"/>
              <w:i/>
              <w:iCs/>
              <w:color w:val="000000"/>
            </w:rPr>
            <w:t>33</w:t>
          </w:r>
          <w:r w:rsidRPr="009C0BD9">
            <w:rPr>
              <w:rFonts w:eastAsia="Times New Roman" w:cs="Times New Roman"/>
              <w:color w:val="000000"/>
            </w:rPr>
            <w:t>(9), e13652. https://doi.org/10.1111/ctr.13652</w:t>
          </w:r>
        </w:p>
        <w:p w14:paraId="2C87B37E" w14:textId="77777777" w:rsidR="009C0BD9" w:rsidRPr="009C0BD9" w:rsidRDefault="009C0BD9" w:rsidP="004F48F0">
          <w:pPr>
            <w:autoSpaceDE w:val="0"/>
            <w:autoSpaceDN w:val="0"/>
            <w:ind w:hanging="640"/>
            <w:jc w:val="both"/>
            <w:divId w:val="1604529439"/>
            <w:rPr>
              <w:rFonts w:eastAsia="Times New Roman" w:cs="Times New Roman"/>
              <w:color w:val="000000"/>
            </w:rPr>
          </w:pPr>
          <w:r w:rsidRPr="009C0BD9">
            <w:rPr>
              <w:rFonts w:eastAsia="Times New Roman" w:cs="Times New Roman"/>
              <w:color w:val="000000"/>
            </w:rPr>
            <w:t>9.</w:t>
          </w:r>
          <w:r w:rsidRPr="009C0BD9">
            <w:rPr>
              <w:rFonts w:eastAsia="Times New Roman" w:cs="Times New Roman"/>
              <w:color w:val="000000"/>
            </w:rPr>
            <w:tab/>
            <w:t xml:space="preserve">Ok, C. Y., Ye, Q., Li, L., Manyam, G. C., Deng, L., Goswami, R. R., Wang, X., Montes-Moreno, S., Visco, C., Tzankov, A., </w:t>
          </w:r>
          <w:proofErr w:type="spellStart"/>
          <w:r w:rsidRPr="009C0BD9">
            <w:rPr>
              <w:rFonts w:eastAsia="Times New Roman" w:cs="Times New Roman"/>
              <w:color w:val="000000"/>
            </w:rPr>
            <w:t>Dybkaer</w:t>
          </w:r>
          <w:proofErr w:type="spellEnd"/>
          <w:r w:rsidRPr="009C0BD9">
            <w:rPr>
              <w:rFonts w:eastAsia="Times New Roman" w:cs="Times New Roman"/>
              <w:color w:val="000000"/>
            </w:rPr>
            <w:t xml:space="preserve">, K., Zhang, L., Abramson, J., Sohani, A. R., Chiu, A., Orazi, A., Zu, Y., Bhagat, G., Richards, K. L., … Young, K. H. (2015). Age cutoff for Epstein-Barr virus-positive diffuse large B-cell lymphoma–is it necessary? </w:t>
          </w:r>
          <w:proofErr w:type="spellStart"/>
          <w:r w:rsidRPr="009C0BD9">
            <w:rPr>
              <w:rFonts w:eastAsia="Times New Roman" w:cs="Times New Roman"/>
              <w:i/>
              <w:iCs/>
              <w:color w:val="000000"/>
            </w:rPr>
            <w:t>Oncotarget</w:t>
          </w:r>
          <w:proofErr w:type="spellEnd"/>
          <w:r w:rsidRPr="009C0BD9">
            <w:rPr>
              <w:rFonts w:eastAsia="Times New Roman" w:cs="Times New Roman"/>
              <w:color w:val="000000"/>
            </w:rPr>
            <w:t xml:space="preserve">, </w:t>
          </w:r>
          <w:r w:rsidRPr="009C0BD9">
            <w:rPr>
              <w:rFonts w:eastAsia="Times New Roman" w:cs="Times New Roman"/>
              <w:i/>
              <w:iCs/>
              <w:color w:val="000000"/>
            </w:rPr>
            <w:t>6</w:t>
          </w:r>
          <w:r w:rsidRPr="009C0BD9">
            <w:rPr>
              <w:rFonts w:eastAsia="Times New Roman" w:cs="Times New Roman"/>
              <w:color w:val="000000"/>
            </w:rPr>
            <w:t>(16), 13933. https://doi.org/10.18632/oncotarget.4324</w:t>
          </w:r>
        </w:p>
        <w:p w14:paraId="6CFDA28A" w14:textId="77777777" w:rsidR="009C0BD9" w:rsidRPr="009C0BD9" w:rsidRDefault="009C0BD9" w:rsidP="004F48F0">
          <w:pPr>
            <w:autoSpaceDE w:val="0"/>
            <w:autoSpaceDN w:val="0"/>
            <w:ind w:hanging="640"/>
            <w:jc w:val="both"/>
            <w:divId w:val="1572303547"/>
            <w:rPr>
              <w:rFonts w:eastAsia="Times New Roman" w:cs="Times New Roman"/>
              <w:color w:val="000000"/>
            </w:rPr>
          </w:pPr>
          <w:r w:rsidRPr="009C0BD9">
            <w:rPr>
              <w:rFonts w:eastAsia="Times New Roman" w:cs="Times New Roman"/>
              <w:color w:val="000000"/>
            </w:rPr>
            <w:t>10.</w:t>
          </w:r>
          <w:r w:rsidRPr="009C0BD9">
            <w:rPr>
              <w:rFonts w:eastAsia="Times New Roman" w:cs="Times New Roman"/>
              <w:color w:val="000000"/>
            </w:rPr>
            <w:tab/>
          </w:r>
          <w:proofErr w:type="spellStart"/>
          <w:r w:rsidRPr="009C0BD9">
            <w:rPr>
              <w:rFonts w:eastAsia="Times New Roman" w:cs="Times New Roman"/>
              <w:color w:val="000000"/>
            </w:rPr>
            <w:t>Pekkonen</w:t>
          </w:r>
          <w:proofErr w:type="spellEnd"/>
          <w:r w:rsidRPr="009C0BD9">
            <w:rPr>
              <w:rFonts w:eastAsia="Times New Roman" w:cs="Times New Roman"/>
              <w:color w:val="000000"/>
            </w:rPr>
            <w:t xml:space="preserve">, P., </w:t>
          </w:r>
          <w:proofErr w:type="spellStart"/>
          <w:r w:rsidRPr="009C0BD9">
            <w:rPr>
              <w:rFonts w:eastAsia="Times New Roman" w:cs="Times New Roman"/>
              <w:color w:val="000000"/>
            </w:rPr>
            <w:t>Järviluoma</w:t>
          </w:r>
          <w:proofErr w:type="spellEnd"/>
          <w:r w:rsidRPr="009C0BD9">
            <w:rPr>
              <w:rFonts w:eastAsia="Times New Roman" w:cs="Times New Roman"/>
              <w:color w:val="000000"/>
            </w:rPr>
            <w:t xml:space="preserve">, A., </w:t>
          </w:r>
          <w:proofErr w:type="spellStart"/>
          <w:r w:rsidRPr="009C0BD9">
            <w:rPr>
              <w:rFonts w:eastAsia="Times New Roman" w:cs="Times New Roman"/>
              <w:color w:val="000000"/>
            </w:rPr>
            <w:t>Zinovkina</w:t>
          </w:r>
          <w:proofErr w:type="spellEnd"/>
          <w:r w:rsidRPr="009C0BD9">
            <w:rPr>
              <w:rFonts w:eastAsia="Times New Roman" w:cs="Times New Roman"/>
              <w:color w:val="000000"/>
            </w:rPr>
            <w:t xml:space="preserve">, N., </w:t>
          </w:r>
          <w:proofErr w:type="spellStart"/>
          <w:r w:rsidRPr="009C0BD9">
            <w:rPr>
              <w:rFonts w:eastAsia="Times New Roman" w:cs="Times New Roman"/>
              <w:color w:val="000000"/>
            </w:rPr>
            <w:t>Cvrljevic</w:t>
          </w:r>
          <w:proofErr w:type="spellEnd"/>
          <w:r w:rsidRPr="009C0BD9">
            <w:rPr>
              <w:rFonts w:eastAsia="Times New Roman" w:cs="Times New Roman"/>
              <w:color w:val="000000"/>
            </w:rPr>
            <w:t xml:space="preserve">, A., Prakash, S., Westermarck, J., Evan, G., Cesarman, E., Verschuren, E. W., &amp; Ojala, P. (2014). KSHV viral cyclin interferes with T-cell development and induces lymphoma through Cdk6 and notch activation in vivo. </w:t>
          </w:r>
          <w:r w:rsidRPr="009C0BD9">
            <w:rPr>
              <w:rFonts w:eastAsia="Times New Roman" w:cs="Times New Roman"/>
              <w:i/>
              <w:iCs/>
              <w:color w:val="000000"/>
            </w:rPr>
            <w:t>Cell Cycle</w:t>
          </w:r>
          <w:r w:rsidRPr="009C0BD9">
            <w:rPr>
              <w:rFonts w:eastAsia="Times New Roman" w:cs="Times New Roman"/>
              <w:color w:val="000000"/>
            </w:rPr>
            <w:t xml:space="preserve">, </w:t>
          </w:r>
          <w:r w:rsidRPr="009C0BD9">
            <w:rPr>
              <w:rFonts w:eastAsia="Times New Roman" w:cs="Times New Roman"/>
              <w:i/>
              <w:iCs/>
              <w:color w:val="000000"/>
            </w:rPr>
            <w:t>13</w:t>
          </w:r>
          <w:r w:rsidRPr="009C0BD9">
            <w:rPr>
              <w:rFonts w:eastAsia="Times New Roman" w:cs="Times New Roman"/>
              <w:color w:val="000000"/>
            </w:rPr>
            <w:t>(23), 3670–3684. https://doi.org/10.4161/15384101.2014.964118</w:t>
          </w:r>
        </w:p>
        <w:p w14:paraId="59518A0F" w14:textId="77777777" w:rsidR="009C0BD9" w:rsidRPr="009C0BD9" w:rsidRDefault="009C0BD9" w:rsidP="004F48F0">
          <w:pPr>
            <w:autoSpaceDE w:val="0"/>
            <w:autoSpaceDN w:val="0"/>
            <w:ind w:hanging="640"/>
            <w:jc w:val="both"/>
            <w:divId w:val="1201239511"/>
            <w:rPr>
              <w:rFonts w:eastAsia="Times New Roman" w:cs="Times New Roman"/>
              <w:color w:val="000000"/>
            </w:rPr>
          </w:pPr>
          <w:r w:rsidRPr="009C0BD9">
            <w:rPr>
              <w:rFonts w:eastAsia="Times New Roman" w:cs="Times New Roman"/>
              <w:color w:val="000000"/>
            </w:rPr>
            <w:t>11.</w:t>
          </w:r>
          <w:r w:rsidRPr="009C0BD9">
            <w:rPr>
              <w:rFonts w:eastAsia="Times New Roman" w:cs="Times New Roman"/>
              <w:color w:val="000000"/>
            </w:rPr>
            <w:tab/>
            <w:t xml:space="preserve">Castillo, J. J., Bibas, M., &amp; Miranda, R. N. (2015). The biology and treatment of </w:t>
          </w:r>
          <w:proofErr w:type="spellStart"/>
          <w:r w:rsidRPr="009C0BD9">
            <w:rPr>
              <w:rFonts w:eastAsia="Times New Roman" w:cs="Times New Roman"/>
              <w:color w:val="000000"/>
            </w:rPr>
            <w:t>plasmablastic</w:t>
          </w:r>
          <w:proofErr w:type="spellEnd"/>
          <w:r w:rsidRPr="009C0BD9">
            <w:rPr>
              <w:rFonts w:eastAsia="Times New Roman" w:cs="Times New Roman"/>
              <w:color w:val="000000"/>
            </w:rPr>
            <w:t xml:space="preserve"> lymphoma. </w:t>
          </w:r>
          <w:r w:rsidRPr="009C0BD9">
            <w:rPr>
              <w:rFonts w:eastAsia="Times New Roman" w:cs="Times New Roman"/>
              <w:i/>
              <w:iCs/>
              <w:color w:val="000000"/>
            </w:rPr>
            <w:t>Blood</w:t>
          </w:r>
          <w:r w:rsidRPr="009C0BD9">
            <w:rPr>
              <w:rFonts w:eastAsia="Times New Roman" w:cs="Times New Roman"/>
              <w:color w:val="000000"/>
            </w:rPr>
            <w:t xml:space="preserve">, </w:t>
          </w:r>
          <w:r w:rsidRPr="009C0BD9">
            <w:rPr>
              <w:rFonts w:eastAsia="Times New Roman" w:cs="Times New Roman"/>
              <w:i/>
              <w:iCs/>
              <w:color w:val="000000"/>
            </w:rPr>
            <w:t>125</w:t>
          </w:r>
          <w:r w:rsidRPr="009C0BD9">
            <w:rPr>
              <w:rFonts w:eastAsia="Times New Roman" w:cs="Times New Roman"/>
              <w:color w:val="000000"/>
            </w:rPr>
            <w:t>(15), 2323–2330. https://doi.org/10.1182/blood-2014-10-567479</w:t>
          </w:r>
        </w:p>
        <w:p w14:paraId="282A3A17" w14:textId="77777777" w:rsidR="009C0BD9" w:rsidRPr="009C0BD9" w:rsidRDefault="009C0BD9" w:rsidP="004F48F0">
          <w:pPr>
            <w:autoSpaceDE w:val="0"/>
            <w:autoSpaceDN w:val="0"/>
            <w:ind w:hanging="640"/>
            <w:jc w:val="both"/>
            <w:divId w:val="533806634"/>
            <w:rPr>
              <w:rFonts w:eastAsia="Times New Roman" w:cs="Times New Roman"/>
              <w:color w:val="000000"/>
            </w:rPr>
          </w:pPr>
          <w:r w:rsidRPr="009C0BD9">
            <w:rPr>
              <w:rFonts w:eastAsia="Times New Roman" w:cs="Times New Roman"/>
              <w:color w:val="000000"/>
            </w:rPr>
            <w:t>12.</w:t>
          </w:r>
          <w:r w:rsidRPr="009C0BD9">
            <w:rPr>
              <w:rFonts w:eastAsia="Times New Roman" w:cs="Times New Roman"/>
              <w:color w:val="000000"/>
            </w:rPr>
            <w:tab/>
            <w:t xml:space="preserve">Kimura, H., Ito, Y., Kawabe, S., Gotoh, K., Takahashi, Y., Kojima, S., </w:t>
          </w:r>
          <w:proofErr w:type="spellStart"/>
          <w:r w:rsidRPr="009C0BD9">
            <w:rPr>
              <w:rFonts w:eastAsia="Times New Roman" w:cs="Times New Roman"/>
              <w:color w:val="000000"/>
            </w:rPr>
            <w:t>Naoe</w:t>
          </w:r>
          <w:proofErr w:type="spellEnd"/>
          <w:r w:rsidRPr="009C0BD9">
            <w:rPr>
              <w:rFonts w:eastAsia="Times New Roman" w:cs="Times New Roman"/>
              <w:color w:val="000000"/>
            </w:rPr>
            <w:t xml:space="preserve">, T., Esaki, S., Kikuta, A., Sawada, A., Kawa, K., Ohshima, K., &amp; Nakamura, S. (2012). EBV-associated T/NK–cell lymphoproliferative diseases in </w:t>
          </w:r>
          <w:proofErr w:type="spellStart"/>
          <w:r w:rsidRPr="009C0BD9">
            <w:rPr>
              <w:rFonts w:eastAsia="Times New Roman" w:cs="Times New Roman"/>
              <w:color w:val="000000"/>
            </w:rPr>
            <w:t>nonimmunocompromised</w:t>
          </w:r>
          <w:proofErr w:type="spellEnd"/>
          <w:r w:rsidRPr="009C0BD9">
            <w:rPr>
              <w:rFonts w:eastAsia="Times New Roman" w:cs="Times New Roman"/>
              <w:color w:val="000000"/>
            </w:rPr>
            <w:t xml:space="preserve"> hosts: prospective analysis of 108 cases. </w:t>
          </w:r>
          <w:r w:rsidRPr="009C0BD9">
            <w:rPr>
              <w:rFonts w:eastAsia="Times New Roman" w:cs="Times New Roman"/>
              <w:i/>
              <w:iCs/>
              <w:color w:val="000000"/>
            </w:rPr>
            <w:t>Blood</w:t>
          </w:r>
          <w:r w:rsidRPr="009C0BD9">
            <w:rPr>
              <w:rFonts w:eastAsia="Times New Roman" w:cs="Times New Roman"/>
              <w:color w:val="000000"/>
            </w:rPr>
            <w:t xml:space="preserve">, </w:t>
          </w:r>
          <w:r w:rsidRPr="009C0BD9">
            <w:rPr>
              <w:rFonts w:eastAsia="Times New Roman" w:cs="Times New Roman"/>
              <w:i/>
              <w:iCs/>
              <w:color w:val="000000"/>
            </w:rPr>
            <w:t>119</w:t>
          </w:r>
          <w:r w:rsidRPr="009C0BD9">
            <w:rPr>
              <w:rFonts w:eastAsia="Times New Roman" w:cs="Times New Roman"/>
              <w:color w:val="000000"/>
            </w:rPr>
            <w:t>(3), 673–686. https://doi.org/10.1182/blood-2011-10-381921</w:t>
          </w:r>
        </w:p>
        <w:p w14:paraId="7703599F" w14:textId="77777777" w:rsidR="009C0BD9" w:rsidRPr="009C0BD9" w:rsidRDefault="009C0BD9" w:rsidP="004F48F0">
          <w:pPr>
            <w:autoSpaceDE w:val="0"/>
            <w:autoSpaceDN w:val="0"/>
            <w:ind w:hanging="640"/>
            <w:jc w:val="both"/>
            <w:divId w:val="1574508891"/>
            <w:rPr>
              <w:rFonts w:eastAsia="Times New Roman" w:cs="Times New Roman"/>
              <w:color w:val="000000"/>
            </w:rPr>
          </w:pPr>
          <w:r w:rsidRPr="009C0BD9">
            <w:rPr>
              <w:rFonts w:eastAsia="Times New Roman" w:cs="Times New Roman"/>
              <w:color w:val="000000"/>
            </w:rPr>
            <w:t>13.</w:t>
          </w:r>
          <w:r w:rsidRPr="009C0BD9">
            <w:rPr>
              <w:rFonts w:eastAsia="Times New Roman" w:cs="Times New Roman"/>
              <w:color w:val="000000"/>
            </w:rPr>
            <w:tab/>
            <w:t xml:space="preserve">Moore, K. W., Vieira, P., Fiorentino, D. F., Trounstine, M. L., Khan, T. A., &amp; Mosmann, T. R. (1990). Homology of cytokine synthesis inhibitory factor (IL-10) to the Epstein-Barr virus gene BCRFI. </w:t>
          </w:r>
          <w:r w:rsidRPr="009C0BD9">
            <w:rPr>
              <w:rFonts w:eastAsia="Times New Roman" w:cs="Times New Roman"/>
              <w:i/>
              <w:iCs/>
              <w:color w:val="000000"/>
            </w:rPr>
            <w:t>Science</w:t>
          </w:r>
          <w:r w:rsidRPr="009C0BD9">
            <w:rPr>
              <w:rFonts w:eastAsia="Times New Roman" w:cs="Times New Roman"/>
              <w:color w:val="000000"/>
            </w:rPr>
            <w:t xml:space="preserve">, </w:t>
          </w:r>
          <w:r w:rsidRPr="009C0BD9">
            <w:rPr>
              <w:rFonts w:eastAsia="Times New Roman" w:cs="Times New Roman"/>
              <w:i/>
              <w:iCs/>
              <w:color w:val="000000"/>
            </w:rPr>
            <w:t>248</w:t>
          </w:r>
          <w:r w:rsidRPr="009C0BD9">
            <w:rPr>
              <w:rFonts w:eastAsia="Times New Roman" w:cs="Times New Roman"/>
              <w:color w:val="000000"/>
            </w:rPr>
            <w:t>(4960), 1230–1234. https://doi.org/10.1126/science.2161559</w:t>
          </w:r>
        </w:p>
        <w:p w14:paraId="56921DB9" w14:textId="77777777" w:rsidR="009C0BD9" w:rsidRPr="009C0BD9" w:rsidRDefault="009C0BD9" w:rsidP="004F48F0">
          <w:pPr>
            <w:autoSpaceDE w:val="0"/>
            <w:autoSpaceDN w:val="0"/>
            <w:ind w:hanging="640"/>
            <w:jc w:val="both"/>
            <w:divId w:val="1468232574"/>
            <w:rPr>
              <w:rFonts w:eastAsia="Times New Roman" w:cs="Times New Roman"/>
              <w:color w:val="000000"/>
            </w:rPr>
          </w:pPr>
          <w:r w:rsidRPr="009C0BD9">
            <w:rPr>
              <w:rFonts w:eastAsia="Times New Roman" w:cs="Times New Roman"/>
              <w:color w:val="000000"/>
            </w:rPr>
            <w:t>14.</w:t>
          </w:r>
          <w:r w:rsidRPr="009C0BD9">
            <w:rPr>
              <w:rFonts w:eastAsia="Times New Roman" w:cs="Times New Roman"/>
              <w:color w:val="000000"/>
            </w:rPr>
            <w:tab/>
          </w:r>
          <w:proofErr w:type="spellStart"/>
          <w:r w:rsidRPr="009C0BD9">
            <w:rPr>
              <w:rFonts w:eastAsia="Times New Roman" w:cs="Times New Roman"/>
              <w:color w:val="000000"/>
            </w:rPr>
            <w:t>Ressing</w:t>
          </w:r>
          <w:proofErr w:type="spellEnd"/>
          <w:r w:rsidRPr="009C0BD9">
            <w:rPr>
              <w:rFonts w:eastAsia="Times New Roman" w:cs="Times New Roman"/>
              <w:color w:val="000000"/>
            </w:rPr>
            <w:t xml:space="preserve">, M. E., Horst, D., Griffin, B. D., </w:t>
          </w:r>
          <w:proofErr w:type="spellStart"/>
          <w:r w:rsidRPr="009C0BD9">
            <w:rPr>
              <w:rFonts w:eastAsia="Times New Roman" w:cs="Times New Roman"/>
              <w:color w:val="000000"/>
            </w:rPr>
            <w:t>Tellam</w:t>
          </w:r>
          <w:proofErr w:type="spellEnd"/>
          <w:r w:rsidRPr="009C0BD9">
            <w:rPr>
              <w:rFonts w:eastAsia="Times New Roman" w:cs="Times New Roman"/>
              <w:color w:val="000000"/>
            </w:rPr>
            <w:t xml:space="preserve">, J., Zuo, J., Khanna, R., Rowe, M., &amp; </w:t>
          </w:r>
          <w:proofErr w:type="spellStart"/>
          <w:r w:rsidRPr="009C0BD9">
            <w:rPr>
              <w:rFonts w:eastAsia="Times New Roman" w:cs="Times New Roman"/>
              <w:color w:val="000000"/>
            </w:rPr>
            <w:t>Wiertz</w:t>
          </w:r>
          <w:proofErr w:type="spellEnd"/>
          <w:r w:rsidRPr="009C0BD9">
            <w:rPr>
              <w:rFonts w:eastAsia="Times New Roman" w:cs="Times New Roman"/>
              <w:color w:val="000000"/>
            </w:rPr>
            <w:t xml:space="preserve">, E. J. H. J. (2008). Epstein-Barr virus evasion of CD8+ and CD4+ T cell immunity via concerted actions of multiple gene products. </w:t>
          </w:r>
          <w:r w:rsidRPr="009C0BD9">
            <w:rPr>
              <w:rFonts w:eastAsia="Times New Roman" w:cs="Times New Roman"/>
              <w:i/>
              <w:iCs/>
              <w:color w:val="000000"/>
            </w:rPr>
            <w:t>Seminars in Cancer Biology</w:t>
          </w:r>
          <w:r w:rsidRPr="009C0BD9">
            <w:rPr>
              <w:rFonts w:eastAsia="Times New Roman" w:cs="Times New Roman"/>
              <w:color w:val="000000"/>
            </w:rPr>
            <w:t xml:space="preserve">, </w:t>
          </w:r>
          <w:r w:rsidRPr="009C0BD9">
            <w:rPr>
              <w:rFonts w:eastAsia="Times New Roman" w:cs="Times New Roman"/>
              <w:i/>
              <w:iCs/>
              <w:color w:val="000000"/>
            </w:rPr>
            <w:t>18</w:t>
          </w:r>
          <w:r w:rsidRPr="009C0BD9">
            <w:rPr>
              <w:rFonts w:eastAsia="Times New Roman" w:cs="Times New Roman"/>
              <w:color w:val="000000"/>
            </w:rPr>
            <w:t>(6), 397–408. https://doi.org/10.1016/j.semcancer.2008.10.008</w:t>
          </w:r>
        </w:p>
        <w:p w14:paraId="3E8B30E0" w14:textId="77777777" w:rsidR="009C0BD9" w:rsidRPr="009C0BD9" w:rsidRDefault="009C0BD9" w:rsidP="004F48F0">
          <w:pPr>
            <w:autoSpaceDE w:val="0"/>
            <w:autoSpaceDN w:val="0"/>
            <w:ind w:hanging="640"/>
            <w:jc w:val="both"/>
            <w:divId w:val="772936743"/>
            <w:rPr>
              <w:rFonts w:eastAsia="Times New Roman" w:cs="Times New Roman"/>
              <w:color w:val="000000"/>
            </w:rPr>
          </w:pPr>
          <w:r w:rsidRPr="009C0BD9">
            <w:rPr>
              <w:rFonts w:eastAsia="Times New Roman" w:cs="Times New Roman"/>
              <w:color w:val="000000"/>
            </w:rPr>
            <w:t>15.</w:t>
          </w:r>
          <w:r w:rsidRPr="009C0BD9">
            <w:rPr>
              <w:rFonts w:eastAsia="Times New Roman" w:cs="Times New Roman"/>
              <w:color w:val="000000"/>
            </w:rPr>
            <w:tab/>
            <w:t xml:space="preserve">Zuo, J., &amp; Jin, D.-Y. (2025). </w:t>
          </w:r>
          <w:r w:rsidRPr="009C0BD9">
            <w:rPr>
              <w:rFonts w:eastAsia="Times New Roman" w:cs="Times New Roman"/>
              <w:i/>
              <w:iCs/>
              <w:color w:val="000000"/>
            </w:rPr>
            <w:t>Immune Evasion by Epstein–Barr Virus</w:t>
          </w:r>
          <w:r w:rsidRPr="009C0BD9">
            <w:rPr>
              <w:rFonts w:eastAsia="Times New Roman" w:cs="Times New Roman"/>
              <w:color w:val="000000"/>
            </w:rPr>
            <w:t>. 1–39. https://doi.org/10.1007/82_2025_311</w:t>
          </w:r>
        </w:p>
        <w:p w14:paraId="7CDEE613" w14:textId="77777777" w:rsidR="009C0BD9" w:rsidRPr="009C0BD9" w:rsidRDefault="009C0BD9" w:rsidP="004F48F0">
          <w:pPr>
            <w:autoSpaceDE w:val="0"/>
            <w:autoSpaceDN w:val="0"/>
            <w:ind w:hanging="640"/>
            <w:jc w:val="both"/>
            <w:divId w:val="981423144"/>
            <w:rPr>
              <w:rFonts w:eastAsia="Times New Roman" w:cs="Times New Roman"/>
              <w:color w:val="000000"/>
            </w:rPr>
          </w:pPr>
          <w:r w:rsidRPr="009C0BD9">
            <w:rPr>
              <w:rFonts w:eastAsia="Times New Roman" w:cs="Times New Roman"/>
              <w:color w:val="000000"/>
            </w:rPr>
            <w:t>16.</w:t>
          </w:r>
          <w:r w:rsidRPr="009C0BD9">
            <w:rPr>
              <w:rFonts w:eastAsia="Times New Roman" w:cs="Times New Roman"/>
              <w:color w:val="000000"/>
            </w:rPr>
            <w:tab/>
          </w:r>
          <w:proofErr w:type="spellStart"/>
          <w:r w:rsidRPr="009C0BD9">
            <w:rPr>
              <w:rFonts w:eastAsia="Times New Roman" w:cs="Times New Roman"/>
              <w:color w:val="000000"/>
            </w:rPr>
            <w:t>Ressing</w:t>
          </w:r>
          <w:proofErr w:type="spellEnd"/>
          <w:r w:rsidRPr="009C0BD9">
            <w:rPr>
              <w:rFonts w:eastAsia="Times New Roman" w:cs="Times New Roman"/>
              <w:color w:val="000000"/>
            </w:rPr>
            <w:t xml:space="preserve">, M. E., van Leeuwen, D., </w:t>
          </w:r>
          <w:proofErr w:type="spellStart"/>
          <w:r w:rsidRPr="009C0BD9">
            <w:rPr>
              <w:rFonts w:eastAsia="Times New Roman" w:cs="Times New Roman"/>
              <w:color w:val="000000"/>
            </w:rPr>
            <w:t>Verreck</w:t>
          </w:r>
          <w:proofErr w:type="spellEnd"/>
          <w:r w:rsidRPr="009C0BD9">
            <w:rPr>
              <w:rFonts w:eastAsia="Times New Roman" w:cs="Times New Roman"/>
              <w:color w:val="000000"/>
            </w:rPr>
            <w:t xml:space="preserve">, F. A. W., Keating, S., Gomez, R., Franken, K. L. M. C., Ottenhoff, T. H. M., Spriggs, M., Schumacher, T. N., Hutt-Fletcher, L. M., Rowe, M., &amp; </w:t>
          </w:r>
          <w:proofErr w:type="spellStart"/>
          <w:r w:rsidRPr="009C0BD9">
            <w:rPr>
              <w:rFonts w:eastAsia="Times New Roman" w:cs="Times New Roman"/>
              <w:color w:val="000000"/>
            </w:rPr>
            <w:t>Wiertz</w:t>
          </w:r>
          <w:proofErr w:type="spellEnd"/>
          <w:r w:rsidRPr="009C0BD9">
            <w:rPr>
              <w:rFonts w:eastAsia="Times New Roman" w:cs="Times New Roman"/>
              <w:color w:val="000000"/>
            </w:rPr>
            <w:t xml:space="preserve">, E. J. H. J. (2005). Epstein-Barr Virus gp42 Is </w:t>
          </w:r>
          <w:proofErr w:type="spellStart"/>
          <w:r w:rsidRPr="009C0BD9">
            <w:rPr>
              <w:rFonts w:eastAsia="Times New Roman" w:cs="Times New Roman"/>
              <w:color w:val="000000"/>
            </w:rPr>
            <w:t>Posttranslationally</w:t>
          </w:r>
          <w:proofErr w:type="spellEnd"/>
          <w:r w:rsidRPr="009C0BD9">
            <w:rPr>
              <w:rFonts w:eastAsia="Times New Roman" w:cs="Times New Roman"/>
              <w:color w:val="000000"/>
            </w:rPr>
            <w:t xml:space="preserve"> Modified </w:t>
          </w:r>
          <w:proofErr w:type="gramStart"/>
          <w:r w:rsidRPr="009C0BD9">
            <w:rPr>
              <w:rFonts w:eastAsia="Times New Roman" w:cs="Times New Roman"/>
              <w:color w:val="000000"/>
            </w:rPr>
            <w:t>To</w:t>
          </w:r>
          <w:proofErr w:type="gramEnd"/>
          <w:r w:rsidRPr="009C0BD9">
            <w:rPr>
              <w:rFonts w:eastAsia="Times New Roman" w:cs="Times New Roman"/>
              <w:color w:val="000000"/>
            </w:rPr>
            <w:t xml:space="preserve"> Produce Soluble gp42 That Mediates HLA Class II Immune Evasion. </w:t>
          </w:r>
          <w:r w:rsidRPr="009C0BD9">
            <w:rPr>
              <w:rFonts w:eastAsia="Times New Roman" w:cs="Times New Roman"/>
              <w:i/>
              <w:iCs/>
              <w:color w:val="000000"/>
            </w:rPr>
            <w:t>Journal of Virology</w:t>
          </w:r>
          <w:r w:rsidRPr="009C0BD9">
            <w:rPr>
              <w:rFonts w:eastAsia="Times New Roman" w:cs="Times New Roman"/>
              <w:color w:val="000000"/>
            </w:rPr>
            <w:t xml:space="preserve">, </w:t>
          </w:r>
          <w:r w:rsidRPr="009C0BD9">
            <w:rPr>
              <w:rFonts w:eastAsia="Times New Roman" w:cs="Times New Roman"/>
              <w:i/>
              <w:iCs/>
              <w:color w:val="000000"/>
            </w:rPr>
            <w:t>79</w:t>
          </w:r>
          <w:r w:rsidRPr="009C0BD9">
            <w:rPr>
              <w:rFonts w:eastAsia="Times New Roman" w:cs="Times New Roman"/>
              <w:color w:val="000000"/>
            </w:rPr>
            <w:t>(2), 841–852. https://doi.org/10.1128/jvi.79.2.841-852.2005</w:t>
          </w:r>
        </w:p>
        <w:p w14:paraId="0E2D6BE7" w14:textId="77777777" w:rsidR="009C0BD9" w:rsidRPr="009C0BD9" w:rsidRDefault="009C0BD9" w:rsidP="004F48F0">
          <w:pPr>
            <w:autoSpaceDE w:val="0"/>
            <w:autoSpaceDN w:val="0"/>
            <w:ind w:hanging="640"/>
            <w:jc w:val="both"/>
            <w:divId w:val="1943149867"/>
            <w:rPr>
              <w:rFonts w:eastAsia="Times New Roman" w:cs="Times New Roman"/>
              <w:color w:val="000000"/>
            </w:rPr>
          </w:pPr>
          <w:r w:rsidRPr="009C0BD9">
            <w:rPr>
              <w:rFonts w:eastAsia="Times New Roman" w:cs="Times New Roman"/>
              <w:color w:val="000000"/>
            </w:rPr>
            <w:t>17.</w:t>
          </w:r>
          <w:r w:rsidRPr="009C0BD9">
            <w:rPr>
              <w:rFonts w:eastAsia="Times New Roman" w:cs="Times New Roman"/>
              <w:color w:val="000000"/>
            </w:rPr>
            <w:tab/>
          </w:r>
          <w:proofErr w:type="spellStart"/>
          <w:r w:rsidRPr="009C0BD9">
            <w:rPr>
              <w:rFonts w:eastAsia="Times New Roman" w:cs="Times New Roman"/>
              <w:color w:val="000000"/>
            </w:rPr>
            <w:t>Feederle</w:t>
          </w:r>
          <w:proofErr w:type="spellEnd"/>
          <w:r w:rsidRPr="009C0BD9">
            <w:rPr>
              <w:rFonts w:eastAsia="Times New Roman" w:cs="Times New Roman"/>
              <w:color w:val="000000"/>
            </w:rPr>
            <w:t>, R., Bannert, H., Lips, H., Müller-</w:t>
          </w:r>
          <w:proofErr w:type="spellStart"/>
          <w:r w:rsidRPr="009C0BD9">
            <w:rPr>
              <w:rFonts w:eastAsia="Times New Roman" w:cs="Times New Roman"/>
              <w:color w:val="000000"/>
            </w:rPr>
            <w:t>Lantzsch</w:t>
          </w:r>
          <w:proofErr w:type="spellEnd"/>
          <w:r w:rsidRPr="009C0BD9">
            <w:rPr>
              <w:rFonts w:eastAsia="Times New Roman" w:cs="Times New Roman"/>
              <w:color w:val="000000"/>
            </w:rPr>
            <w:t xml:space="preserve">, N., &amp; </w:t>
          </w:r>
          <w:proofErr w:type="spellStart"/>
          <w:r w:rsidRPr="009C0BD9">
            <w:rPr>
              <w:rFonts w:eastAsia="Times New Roman" w:cs="Times New Roman"/>
              <w:color w:val="000000"/>
            </w:rPr>
            <w:t>Delecluse</w:t>
          </w:r>
          <w:proofErr w:type="spellEnd"/>
          <w:r w:rsidRPr="009C0BD9">
            <w:rPr>
              <w:rFonts w:eastAsia="Times New Roman" w:cs="Times New Roman"/>
              <w:color w:val="000000"/>
            </w:rPr>
            <w:t xml:space="preserve">, H.-J. (2009). The Epstein-Barr Virus Alkaline Exonuclease BGLF5 Serves Pleiotropic Functions in Virus Replication. </w:t>
          </w:r>
          <w:r w:rsidRPr="009C0BD9">
            <w:rPr>
              <w:rFonts w:eastAsia="Times New Roman" w:cs="Times New Roman"/>
              <w:i/>
              <w:iCs/>
              <w:color w:val="000000"/>
            </w:rPr>
            <w:t>Journal of Virology</w:t>
          </w:r>
          <w:r w:rsidRPr="009C0BD9">
            <w:rPr>
              <w:rFonts w:eastAsia="Times New Roman" w:cs="Times New Roman"/>
              <w:color w:val="000000"/>
            </w:rPr>
            <w:t xml:space="preserve">, </w:t>
          </w:r>
          <w:r w:rsidRPr="009C0BD9">
            <w:rPr>
              <w:rFonts w:eastAsia="Times New Roman" w:cs="Times New Roman"/>
              <w:i/>
              <w:iCs/>
              <w:color w:val="000000"/>
            </w:rPr>
            <w:t>83</w:t>
          </w:r>
          <w:r w:rsidRPr="009C0BD9">
            <w:rPr>
              <w:rFonts w:eastAsia="Times New Roman" w:cs="Times New Roman"/>
              <w:color w:val="000000"/>
            </w:rPr>
            <w:t>(10), 4952–4962. https://doi.org/10.1128/jvi.00170-09</w:t>
          </w:r>
        </w:p>
        <w:p w14:paraId="7F914046" w14:textId="77777777" w:rsidR="009C0BD9" w:rsidRPr="009C0BD9" w:rsidRDefault="009C0BD9" w:rsidP="004F48F0">
          <w:pPr>
            <w:autoSpaceDE w:val="0"/>
            <w:autoSpaceDN w:val="0"/>
            <w:ind w:hanging="640"/>
            <w:jc w:val="both"/>
            <w:divId w:val="1585870487"/>
            <w:rPr>
              <w:rFonts w:eastAsia="Times New Roman" w:cs="Times New Roman"/>
              <w:color w:val="000000"/>
            </w:rPr>
          </w:pPr>
          <w:r w:rsidRPr="009C0BD9">
            <w:rPr>
              <w:rFonts w:eastAsia="Times New Roman" w:cs="Times New Roman"/>
              <w:color w:val="000000"/>
            </w:rPr>
            <w:t>18.</w:t>
          </w:r>
          <w:r w:rsidRPr="009C0BD9">
            <w:rPr>
              <w:rFonts w:eastAsia="Times New Roman" w:cs="Times New Roman"/>
              <w:color w:val="000000"/>
            </w:rPr>
            <w:tab/>
            <w:t xml:space="preserve">Liu, X., Sadaoka, T., Krogmann, T., &amp; Cohen, J. I. (2020). Epstein-Barr Virus (EBV) Tegument Protein BGLF2 Suppresses Type I Interferon Signaling </w:t>
          </w:r>
          <w:proofErr w:type="gramStart"/>
          <w:r w:rsidRPr="009C0BD9">
            <w:rPr>
              <w:rFonts w:eastAsia="Times New Roman" w:cs="Times New Roman"/>
              <w:color w:val="000000"/>
            </w:rPr>
            <w:t>To</w:t>
          </w:r>
          <w:proofErr w:type="gramEnd"/>
          <w:r w:rsidRPr="009C0BD9">
            <w:rPr>
              <w:rFonts w:eastAsia="Times New Roman" w:cs="Times New Roman"/>
              <w:color w:val="000000"/>
            </w:rPr>
            <w:t xml:space="preserve"> Promote EBV Reactivation. </w:t>
          </w:r>
          <w:r w:rsidRPr="009C0BD9">
            <w:rPr>
              <w:rFonts w:eastAsia="Times New Roman" w:cs="Times New Roman"/>
              <w:i/>
              <w:iCs/>
              <w:color w:val="000000"/>
            </w:rPr>
            <w:t>Journal of Virology</w:t>
          </w:r>
          <w:r w:rsidRPr="009C0BD9">
            <w:rPr>
              <w:rFonts w:eastAsia="Times New Roman" w:cs="Times New Roman"/>
              <w:color w:val="000000"/>
            </w:rPr>
            <w:t xml:space="preserve">, </w:t>
          </w:r>
          <w:r w:rsidRPr="009C0BD9">
            <w:rPr>
              <w:rFonts w:eastAsia="Times New Roman" w:cs="Times New Roman"/>
              <w:i/>
              <w:iCs/>
              <w:color w:val="000000"/>
            </w:rPr>
            <w:t>94</w:t>
          </w:r>
          <w:r w:rsidRPr="009C0BD9">
            <w:rPr>
              <w:rFonts w:eastAsia="Times New Roman" w:cs="Times New Roman"/>
              <w:color w:val="000000"/>
            </w:rPr>
            <w:t>(11). https://doi.org/10.1128/jvi.00258-20</w:t>
          </w:r>
        </w:p>
        <w:p w14:paraId="025BC8F3" w14:textId="77777777" w:rsidR="009C0BD9" w:rsidRPr="009C0BD9" w:rsidRDefault="009C0BD9" w:rsidP="004F48F0">
          <w:pPr>
            <w:autoSpaceDE w:val="0"/>
            <w:autoSpaceDN w:val="0"/>
            <w:ind w:hanging="640"/>
            <w:jc w:val="both"/>
            <w:divId w:val="1279141073"/>
            <w:rPr>
              <w:rFonts w:eastAsia="Times New Roman" w:cs="Times New Roman"/>
              <w:color w:val="000000"/>
            </w:rPr>
          </w:pPr>
          <w:r w:rsidRPr="009C0BD9">
            <w:rPr>
              <w:rFonts w:eastAsia="Times New Roman" w:cs="Times New Roman"/>
              <w:color w:val="000000"/>
            </w:rPr>
            <w:t>19.</w:t>
          </w:r>
          <w:r w:rsidRPr="009C0BD9">
            <w:rPr>
              <w:rFonts w:eastAsia="Times New Roman" w:cs="Times New Roman"/>
              <w:color w:val="000000"/>
            </w:rPr>
            <w:tab/>
            <w:t xml:space="preserve">Cheng, A. Z., </w:t>
          </w:r>
          <w:proofErr w:type="spellStart"/>
          <w:r w:rsidRPr="009C0BD9">
            <w:rPr>
              <w:rFonts w:eastAsia="Times New Roman" w:cs="Times New Roman"/>
              <w:color w:val="000000"/>
            </w:rPr>
            <w:t>Yockteng</w:t>
          </w:r>
          <w:proofErr w:type="spellEnd"/>
          <w:r w:rsidRPr="009C0BD9">
            <w:rPr>
              <w:rFonts w:eastAsia="Times New Roman" w:cs="Times New Roman"/>
              <w:color w:val="000000"/>
            </w:rPr>
            <w:t xml:space="preserve">-Melgar, J., Jarvis, M. C., Malik-Soni, N., Borozan, I., Carpenter, M. A., McCann, J. L., Ebrahimi, D., Shaban, N. M., Marcon, E., Greenblatt, J., Brown, W. L., Frappier, L., &amp; Harris, R. S. (2018). Epstein–Barr virus BORF2 inhibits cellular APOBEC3B to preserve viral genome integrity. </w:t>
          </w:r>
          <w:r w:rsidRPr="009C0BD9">
            <w:rPr>
              <w:rFonts w:eastAsia="Times New Roman" w:cs="Times New Roman"/>
              <w:i/>
              <w:iCs/>
              <w:color w:val="000000"/>
            </w:rPr>
            <w:t>Nature Microbiology 2018 4:1</w:t>
          </w:r>
          <w:r w:rsidRPr="009C0BD9">
            <w:rPr>
              <w:rFonts w:eastAsia="Times New Roman" w:cs="Times New Roman"/>
              <w:color w:val="000000"/>
            </w:rPr>
            <w:t xml:space="preserve">, </w:t>
          </w:r>
          <w:r w:rsidRPr="009C0BD9">
            <w:rPr>
              <w:rFonts w:eastAsia="Times New Roman" w:cs="Times New Roman"/>
              <w:i/>
              <w:iCs/>
              <w:color w:val="000000"/>
            </w:rPr>
            <w:t>4</w:t>
          </w:r>
          <w:r w:rsidRPr="009C0BD9">
            <w:rPr>
              <w:rFonts w:eastAsia="Times New Roman" w:cs="Times New Roman"/>
              <w:color w:val="000000"/>
            </w:rPr>
            <w:t>(1), 78–88. https://doi.org/10.1038/s41564-018-0284-6</w:t>
          </w:r>
        </w:p>
        <w:p w14:paraId="1638CE26" w14:textId="77777777" w:rsidR="009C0BD9" w:rsidRPr="009C0BD9" w:rsidRDefault="009C0BD9" w:rsidP="004F48F0">
          <w:pPr>
            <w:autoSpaceDE w:val="0"/>
            <w:autoSpaceDN w:val="0"/>
            <w:ind w:hanging="640"/>
            <w:jc w:val="both"/>
            <w:divId w:val="266620820"/>
            <w:rPr>
              <w:rFonts w:eastAsia="Times New Roman" w:cs="Times New Roman"/>
              <w:color w:val="000000"/>
            </w:rPr>
          </w:pPr>
          <w:r w:rsidRPr="009C0BD9">
            <w:rPr>
              <w:rFonts w:eastAsia="Times New Roman" w:cs="Times New Roman"/>
              <w:color w:val="000000"/>
            </w:rPr>
            <w:lastRenderedPageBreak/>
            <w:t>20.</w:t>
          </w:r>
          <w:r w:rsidRPr="009C0BD9">
            <w:rPr>
              <w:rFonts w:eastAsia="Times New Roman" w:cs="Times New Roman"/>
              <w:color w:val="000000"/>
            </w:rPr>
            <w:tab/>
            <w:t xml:space="preserve">Chen, Y. L., Chen, Y. J., Tsai, W. H., Ko, Y. C., Chen, J. Y., &amp; Lin, S. F. (2009). The Epstein-Barr virus replication and transcription activator, </w:t>
          </w:r>
          <w:proofErr w:type="spellStart"/>
          <w:r w:rsidRPr="009C0BD9">
            <w:rPr>
              <w:rFonts w:eastAsia="Times New Roman" w:cs="Times New Roman"/>
              <w:color w:val="000000"/>
            </w:rPr>
            <w:t>Rta</w:t>
          </w:r>
          <w:proofErr w:type="spellEnd"/>
          <w:r w:rsidRPr="009C0BD9">
            <w:rPr>
              <w:rFonts w:eastAsia="Times New Roman" w:cs="Times New Roman"/>
              <w:color w:val="000000"/>
            </w:rPr>
            <w:t xml:space="preserve">/BRLF1, induces cellular senescence in epithelial cells. </w:t>
          </w:r>
          <w:r w:rsidRPr="009C0BD9">
            <w:rPr>
              <w:rFonts w:eastAsia="Times New Roman" w:cs="Times New Roman"/>
              <w:i/>
              <w:iCs/>
              <w:color w:val="000000"/>
            </w:rPr>
            <w:t>Cell Cycle</w:t>
          </w:r>
          <w:r w:rsidRPr="009C0BD9">
            <w:rPr>
              <w:rFonts w:eastAsia="Times New Roman" w:cs="Times New Roman"/>
              <w:color w:val="000000"/>
            </w:rPr>
            <w:t xml:space="preserve">, </w:t>
          </w:r>
          <w:r w:rsidRPr="009C0BD9">
            <w:rPr>
              <w:rFonts w:eastAsia="Times New Roman" w:cs="Times New Roman"/>
              <w:i/>
              <w:iCs/>
              <w:color w:val="000000"/>
            </w:rPr>
            <w:t>8</w:t>
          </w:r>
          <w:r w:rsidRPr="009C0BD9">
            <w:rPr>
              <w:rFonts w:eastAsia="Times New Roman" w:cs="Times New Roman"/>
              <w:color w:val="000000"/>
            </w:rPr>
            <w:t>(1), 58–65. https://doi.org/10.4161/cc.8.1.7411</w:t>
          </w:r>
        </w:p>
        <w:p w14:paraId="1C49404E" w14:textId="77777777" w:rsidR="009C0BD9" w:rsidRPr="009C0BD9" w:rsidRDefault="009C0BD9" w:rsidP="004F48F0">
          <w:pPr>
            <w:autoSpaceDE w:val="0"/>
            <w:autoSpaceDN w:val="0"/>
            <w:ind w:hanging="640"/>
            <w:jc w:val="both"/>
            <w:divId w:val="407313751"/>
            <w:rPr>
              <w:rFonts w:eastAsia="Times New Roman" w:cs="Times New Roman"/>
              <w:color w:val="000000"/>
            </w:rPr>
          </w:pPr>
          <w:r w:rsidRPr="009C0BD9">
            <w:rPr>
              <w:rFonts w:eastAsia="Times New Roman" w:cs="Times New Roman"/>
              <w:color w:val="000000"/>
            </w:rPr>
            <w:t>21.</w:t>
          </w:r>
          <w:r w:rsidRPr="009C0BD9">
            <w:rPr>
              <w:rFonts w:eastAsia="Times New Roman" w:cs="Times New Roman"/>
              <w:color w:val="000000"/>
            </w:rPr>
            <w:tab/>
          </w:r>
          <w:proofErr w:type="spellStart"/>
          <w:r w:rsidRPr="009C0BD9">
            <w:rPr>
              <w:rFonts w:eastAsia="Times New Roman" w:cs="Times New Roman"/>
              <w:color w:val="000000"/>
            </w:rPr>
            <w:t>Nikiforow</w:t>
          </w:r>
          <w:proofErr w:type="spellEnd"/>
          <w:r w:rsidRPr="009C0BD9">
            <w:rPr>
              <w:rFonts w:eastAsia="Times New Roman" w:cs="Times New Roman"/>
              <w:color w:val="000000"/>
            </w:rPr>
            <w:t xml:space="preserve">, S., Bottomly, K., Miller, G., &amp; Münz, C. (2003). Cytolytic CD4 + -T-Cell Clones Reactive to EBNA1 Inhibit Epstein-Barr Virus-Induced B-Cell </w:t>
          </w:r>
          <w:proofErr w:type="gramStart"/>
          <w:r w:rsidRPr="009C0BD9">
            <w:rPr>
              <w:rFonts w:eastAsia="Times New Roman" w:cs="Times New Roman"/>
              <w:color w:val="000000"/>
            </w:rPr>
            <w:t>Proliferation .</w:t>
          </w:r>
          <w:proofErr w:type="gramEnd"/>
          <w:r w:rsidRPr="009C0BD9">
            <w:rPr>
              <w:rFonts w:eastAsia="Times New Roman" w:cs="Times New Roman"/>
              <w:color w:val="000000"/>
            </w:rPr>
            <w:t xml:space="preserve"> </w:t>
          </w:r>
          <w:r w:rsidRPr="009C0BD9">
            <w:rPr>
              <w:rFonts w:eastAsia="Times New Roman" w:cs="Times New Roman"/>
              <w:i/>
              <w:iCs/>
              <w:color w:val="000000"/>
            </w:rPr>
            <w:t>Journal of Virology</w:t>
          </w:r>
          <w:r w:rsidRPr="009C0BD9">
            <w:rPr>
              <w:rFonts w:eastAsia="Times New Roman" w:cs="Times New Roman"/>
              <w:color w:val="000000"/>
            </w:rPr>
            <w:t xml:space="preserve">, </w:t>
          </w:r>
          <w:r w:rsidRPr="009C0BD9">
            <w:rPr>
              <w:rFonts w:eastAsia="Times New Roman" w:cs="Times New Roman"/>
              <w:i/>
              <w:iCs/>
              <w:color w:val="000000"/>
            </w:rPr>
            <w:t>77</w:t>
          </w:r>
          <w:r w:rsidRPr="009C0BD9">
            <w:rPr>
              <w:rFonts w:eastAsia="Times New Roman" w:cs="Times New Roman"/>
              <w:color w:val="000000"/>
            </w:rPr>
            <w:t>(22), 12088–12104. https://doi.org/10.1128/jvi.77.22.12088-12104.2003</w:t>
          </w:r>
        </w:p>
        <w:p w14:paraId="4134B92B" w14:textId="77777777" w:rsidR="009C0BD9" w:rsidRPr="009C0BD9" w:rsidRDefault="009C0BD9" w:rsidP="004F48F0">
          <w:pPr>
            <w:autoSpaceDE w:val="0"/>
            <w:autoSpaceDN w:val="0"/>
            <w:ind w:hanging="640"/>
            <w:jc w:val="both"/>
            <w:divId w:val="1903976577"/>
            <w:rPr>
              <w:rFonts w:eastAsia="Times New Roman" w:cs="Times New Roman"/>
              <w:color w:val="000000"/>
            </w:rPr>
          </w:pPr>
          <w:r w:rsidRPr="009C0BD9">
            <w:rPr>
              <w:rFonts w:eastAsia="Times New Roman" w:cs="Times New Roman"/>
              <w:color w:val="000000"/>
            </w:rPr>
            <w:t>22.</w:t>
          </w:r>
          <w:r w:rsidRPr="009C0BD9">
            <w:rPr>
              <w:rFonts w:eastAsia="Times New Roman" w:cs="Times New Roman"/>
              <w:color w:val="000000"/>
            </w:rPr>
            <w:tab/>
            <w:t xml:space="preserve">Smith, D. W., Chakravorty, A., Hayes, M., Hammerschmidt, W., &amp; </w:t>
          </w:r>
          <w:proofErr w:type="spellStart"/>
          <w:r w:rsidRPr="009C0BD9">
            <w:rPr>
              <w:rFonts w:eastAsia="Times New Roman" w:cs="Times New Roman"/>
              <w:color w:val="000000"/>
            </w:rPr>
            <w:t>Sugden</w:t>
          </w:r>
          <w:proofErr w:type="spellEnd"/>
          <w:r w:rsidRPr="009C0BD9">
            <w:rPr>
              <w:rFonts w:eastAsia="Times New Roman" w:cs="Times New Roman"/>
              <w:color w:val="000000"/>
            </w:rPr>
            <w:t xml:space="preserve">, B. (2021). The Epstein-Barr Virus Oncogene EBNA1 Suppresses Natural Killer Cell Responses and Apoptosis Early after Infection of Peripheral B Cells. </w:t>
          </w:r>
          <w:proofErr w:type="spellStart"/>
          <w:r w:rsidRPr="009C0BD9">
            <w:rPr>
              <w:rFonts w:eastAsia="Times New Roman" w:cs="Times New Roman"/>
              <w:i/>
              <w:iCs/>
              <w:color w:val="000000"/>
            </w:rPr>
            <w:t>MBio</w:t>
          </w:r>
          <w:proofErr w:type="spellEnd"/>
          <w:r w:rsidRPr="009C0BD9">
            <w:rPr>
              <w:rFonts w:eastAsia="Times New Roman" w:cs="Times New Roman"/>
              <w:color w:val="000000"/>
            </w:rPr>
            <w:t xml:space="preserve">, </w:t>
          </w:r>
          <w:r w:rsidRPr="009C0BD9">
            <w:rPr>
              <w:rFonts w:eastAsia="Times New Roman" w:cs="Times New Roman"/>
              <w:i/>
              <w:iCs/>
              <w:color w:val="000000"/>
            </w:rPr>
            <w:t>12</w:t>
          </w:r>
          <w:r w:rsidRPr="009C0BD9">
            <w:rPr>
              <w:rFonts w:eastAsia="Times New Roman" w:cs="Times New Roman"/>
              <w:color w:val="000000"/>
            </w:rPr>
            <w:t>(6). https://doi.org/10.1128/mBio.02243-21</w:t>
          </w:r>
        </w:p>
        <w:p w14:paraId="1EB06F61" w14:textId="77777777" w:rsidR="009C0BD9" w:rsidRPr="009C0BD9" w:rsidRDefault="009C0BD9" w:rsidP="004F48F0">
          <w:pPr>
            <w:autoSpaceDE w:val="0"/>
            <w:autoSpaceDN w:val="0"/>
            <w:ind w:hanging="640"/>
            <w:jc w:val="both"/>
            <w:divId w:val="340547930"/>
            <w:rPr>
              <w:rFonts w:eastAsia="Times New Roman" w:cs="Times New Roman"/>
              <w:color w:val="000000"/>
            </w:rPr>
          </w:pPr>
          <w:r w:rsidRPr="009C0BD9">
            <w:rPr>
              <w:rFonts w:eastAsia="Times New Roman" w:cs="Times New Roman"/>
              <w:color w:val="000000"/>
            </w:rPr>
            <w:t>23.</w:t>
          </w:r>
          <w:r w:rsidRPr="009C0BD9">
            <w:rPr>
              <w:rFonts w:eastAsia="Times New Roman" w:cs="Times New Roman"/>
              <w:color w:val="000000"/>
            </w:rPr>
            <w:tab/>
            <w:t xml:space="preserve">Fathallah, I., </w:t>
          </w:r>
          <w:proofErr w:type="spellStart"/>
          <w:r w:rsidRPr="009C0BD9">
            <w:rPr>
              <w:rFonts w:eastAsia="Times New Roman" w:cs="Times New Roman"/>
              <w:color w:val="000000"/>
            </w:rPr>
            <w:t>Parroche</w:t>
          </w:r>
          <w:proofErr w:type="spellEnd"/>
          <w:r w:rsidRPr="009C0BD9">
            <w:rPr>
              <w:rFonts w:eastAsia="Times New Roman" w:cs="Times New Roman"/>
              <w:color w:val="000000"/>
            </w:rPr>
            <w:t xml:space="preserve">, P., Gruffat, H., Zannetti, C., Johansson, H., Yue, J., Manet, E., Tommasino, M., Sylla, B. S., &amp; Hasan, U. A. (2010). EBV Latent Membrane Protein 1 Is a Negative Regulator of TLR9. </w:t>
          </w:r>
          <w:r w:rsidRPr="009C0BD9">
            <w:rPr>
              <w:rFonts w:eastAsia="Times New Roman" w:cs="Times New Roman"/>
              <w:i/>
              <w:iCs/>
              <w:color w:val="000000"/>
            </w:rPr>
            <w:t>The Journal of Immunology</w:t>
          </w:r>
          <w:r w:rsidRPr="009C0BD9">
            <w:rPr>
              <w:rFonts w:eastAsia="Times New Roman" w:cs="Times New Roman"/>
              <w:color w:val="000000"/>
            </w:rPr>
            <w:t xml:space="preserve">, </w:t>
          </w:r>
          <w:r w:rsidRPr="009C0BD9">
            <w:rPr>
              <w:rFonts w:eastAsia="Times New Roman" w:cs="Times New Roman"/>
              <w:i/>
              <w:iCs/>
              <w:color w:val="000000"/>
            </w:rPr>
            <w:t>185</w:t>
          </w:r>
          <w:r w:rsidRPr="009C0BD9">
            <w:rPr>
              <w:rFonts w:eastAsia="Times New Roman" w:cs="Times New Roman"/>
              <w:color w:val="000000"/>
            </w:rPr>
            <w:t>(11), 6439–6447. https://doi.org/10.4049/jimmunol.0903459</w:t>
          </w:r>
        </w:p>
        <w:p w14:paraId="71AD9E06" w14:textId="77777777" w:rsidR="009C0BD9" w:rsidRPr="009C0BD9" w:rsidRDefault="009C0BD9" w:rsidP="004F48F0">
          <w:pPr>
            <w:autoSpaceDE w:val="0"/>
            <w:autoSpaceDN w:val="0"/>
            <w:ind w:hanging="640"/>
            <w:jc w:val="both"/>
            <w:divId w:val="588007052"/>
            <w:rPr>
              <w:rFonts w:eastAsia="Times New Roman" w:cs="Times New Roman"/>
              <w:color w:val="000000"/>
            </w:rPr>
          </w:pPr>
          <w:r w:rsidRPr="009C0BD9">
            <w:rPr>
              <w:rFonts w:eastAsia="Times New Roman" w:cs="Times New Roman"/>
              <w:color w:val="000000"/>
            </w:rPr>
            <w:t>24.</w:t>
          </w:r>
          <w:r w:rsidRPr="009C0BD9">
            <w:rPr>
              <w:rFonts w:eastAsia="Times New Roman" w:cs="Times New Roman"/>
              <w:color w:val="000000"/>
            </w:rPr>
            <w:tab/>
          </w:r>
          <w:proofErr w:type="spellStart"/>
          <w:r w:rsidRPr="009C0BD9">
            <w:rPr>
              <w:rFonts w:eastAsia="Times New Roman" w:cs="Times New Roman"/>
              <w:color w:val="000000"/>
            </w:rPr>
            <w:t>Guasparri</w:t>
          </w:r>
          <w:proofErr w:type="spellEnd"/>
          <w:r w:rsidRPr="009C0BD9">
            <w:rPr>
              <w:rFonts w:eastAsia="Times New Roman" w:cs="Times New Roman"/>
              <w:color w:val="000000"/>
            </w:rPr>
            <w:t xml:space="preserve">, L., </w:t>
          </w:r>
          <w:proofErr w:type="spellStart"/>
          <w:r w:rsidRPr="009C0BD9">
            <w:rPr>
              <w:rFonts w:eastAsia="Times New Roman" w:cs="Times New Roman"/>
              <w:color w:val="000000"/>
            </w:rPr>
            <w:t>Bubman</w:t>
          </w:r>
          <w:proofErr w:type="spellEnd"/>
          <w:r w:rsidRPr="009C0BD9">
            <w:rPr>
              <w:rFonts w:eastAsia="Times New Roman" w:cs="Times New Roman"/>
              <w:color w:val="000000"/>
            </w:rPr>
            <w:t xml:space="preserve">, D., &amp; </w:t>
          </w:r>
          <w:proofErr w:type="spellStart"/>
          <w:r w:rsidRPr="009C0BD9">
            <w:rPr>
              <w:rFonts w:eastAsia="Times New Roman" w:cs="Times New Roman"/>
              <w:color w:val="000000"/>
            </w:rPr>
            <w:t>Cesarman</w:t>
          </w:r>
          <w:proofErr w:type="spellEnd"/>
          <w:r w:rsidRPr="009C0BD9">
            <w:rPr>
              <w:rFonts w:eastAsia="Times New Roman" w:cs="Times New Roman"/>
              <w:color w:val="000000"/>
            </w:rPr>
            <w:t>, E. (2008). EBV LMP2A affects LMP1-mediated NF-</w:t>
          </w:r>
          <w:proofErr w:type="spellStart"/>
          <w:r w:rsidRPr="009C0BD9">
            <w:rPr>
              <w:rFonts w:eastAsia="Times New Roman" w:cs="Times New Roman"/>
              <w:color w:val="000000"/>
            </w:rPr>
            <w:t>κB</w:t>
          </w:r>
          <w:proofErr w:type="spellEnd"/>
          <w:r w:rsidRPr="009C0BD9">
            <w:rPr>
              <w:rFonts w:eastAsia="Times New Roman" w:cs="Times New Roman"/>
              <w:color w:val="000000"/>
            </w:rPr>
            <w:t xml:space="preserve"> signaling and survival of lymphoma cells by regulating TRAF2 expression. </w:t>
          </w:r>
          <w:r w:rsidRPr="009C0BD9">
            <w:rPr>
              <w:rFonts w:eastAsia="Times New Roman" w:cs="Times New Roman"/>
              <w:i/>
              <w:iCs/>
              <w:color w:val="000000"/>
            </w:rPr>
            <w:t>Blood</w:t>
          </w:r>
          <w:r w:rsidRPr="009C0BD9">
            <w:rPr>
              <w:rFonts w:eastAsia="Times New Roman" w:cs="Times New Roman"/>
              <w:color w:val="000000"/>
            </w:rPr>
            <w:t xml:space="preserve">, </w:t>
          </w:r>
          <w:r w:rsidRPr="009C0BD9">
            <w:rPr>
              <w:rFonts w:eastAsia="Times New Roman" w:cs="Times New Roman"/>
              <w:i/>
              <w:iCs/>
              <w:color w:val="000000"/>
            </w:rPr>
            <w:t>111</w:t>
          </w:r>
          <w:r w:rsidRPr="009C0BD9">
            <w:rPr>
              <w:rFonts w:eastAsia="Times New Roman" w:cs="Times New Roman"/>
              <w:color w:val="000000"/>
            </w:rPr>
            <w:t>(7), 3813–3820. https://doi.org/10.1182/blood-2007-03-080309</w:t>
          </w:r>
        </w:p>
        <w:p w14:paraId="2C943874" w14:textId="77777777" w:rsidR="009C0BD9" w:rsidRPr="009C0BD9" w:rsidRDefault="009C0BD9" w:rsidP="004F48F0">
          <w:pPr>
            <w:autoSpaceDE w:val="0"/>
            <w:autoSpaceDN w:val="0"/>
            <w:ind w:hanging="640"/>
            <w:jc w:val="both"/>
            <w:divId w:val="709959197"/>
            <w:rPr>
              <w:rFonts w:eastAsia="Times New Roman" w:cs="Times New Roman"/>
              <w:color w:val="000000"/>
            </w:rPr>
          </w:pPr>
          <w:r w:rsidRPr="009C0BD9">
            <w:rPr>
              <w:rFonts w:eastAsia="Times New Roman" w:cs="Times New Roman"/>
              <w:color w:val="000000"/>
            </w:rPr>
            <w:t>25.</w:t>
          </w:r>
          <w:r w:rsidRPr="009C0BD9">
            <w:rPr>
              <w:rFonts w:eastAsia="Times New Roman" w:cs="Times New Roman"/>
              <w:color w:val="000000"/>
            </w:rPr>
            <w:tab/>
            <w:t xml:space="preserve">Swaminathan, S., Huneycu1t, B. S., Reiss, C. S., &amp; Kieff, E. (1992). Epstein-Barr virus-encoded small RNAs (EBERs) do not modulate interferon effects in infected lymphocytes. </w:t>
          </w:r>
          <w:r w:rsidRPr="009C0BD9">
            <w:rPr>
              <w:rFonts w:eastAsia="Times New Roman" w:cs="Times New Roman"/>
              <w:i/>
              <w:iCs/>
              <w:color w:val="000000"/>
            </w:rPr>
            <w:t>Journal of Virology</w:t>
          </w:r>
          <w:r w:rsidRPr="009C0BD9">
            <w:rPr>
              <w:rFonts w:eastAsia="Times New Roman" w:cs="Times New Roman"/>
              <w:color w:val="000000"/>
            </w:rPr>
            <w:t xml:space="preserve">, </w:t>
          </w:r>
          <w:r w:rsidRPr="009C0BD9">
            <w:rPr>
              <w:rFonts w:eastAsia="Times New Roman" w:cs="Times New Roman"/>
              <w:i/>
              <w:iCs/>
              <w:color w:val="000000"/>
            </w:rPr>
            <w:t>66</w:t>
          </w:r>
          <w:r w:rsidRPr="009C0BD9">
            <w:rPr>
              <w:rFonts w:eastAsia="Times New Roman" w:cs="Times New Roman"/>
              <w:color w:val="000000"/>
            </w:rPr>
            <w:t>(8), 5133–5136. https://doi.org/10.1128/jvi.66.8.5133-5136.1992</w:t>
          </w:r>
        </w:p>
        <w:p w14:paraId="4D467FC0" w14:textId="77777777" w:rsidR="009C0BD9" w:rsidRPr="009C0BD9" w:rsidRDefault="009C0BD9" w:rsidP="004F48F0">
          <w:pPr>
            <w:autoSpaceDE w:val="0"/>
            <w:autoSpaceDN w:val="0"/>
            <w:ind w:hanging="640"/>
            <w:jc w:val="both"/>
            <w:divId w:val="2127044682"/>
            <w:rPr>
              <w:rFonts w:eastAsia="Times New Roman" w:cs="Times New Roman"/>
              <w:color w:val="000000"/>
            </w:rPr>
          </w:pPr>
          <w:r w:rsidRPr="009C0BD9">
            <w:rPr>
              <w:rFonts w:eastAsia="Times New Roman" w:cs="Times New Roman"/>
              <w:color w:val="000000"/>
            </w:rPr>
            <w:t>26.</w:t>
          </w:r>
          <w:r w:rsidRPr="009C0BD9">
            <w:rPr>
              <w:rFonts w:eastAsia="Times New Roman" w:cs="Times New Roman"/>
              <w:color w:val="000000"/>
            </w:rPr>
            <w:tab/>
            <w:t xml:space="preserve">Lu, Y., Qin, Z., Wang, J., Zheng, X., Lu, J., Zhang, X., Wei, L., Peng, Q., Zheng, Y., Ou, C., Ye, Q., Xiong, W., Li, G., Fu, Y., Yan, Q., &amp; Ma, J. (2017). Epstein-Barr Virus miR-BART6-3p Inhibits the RIG-I Pathway. </w:t>
          </w:r>
          <w:r w:rsidRPr="009C0BD9">
            <w:rPr>
              <w:rFonts w:eastAsia="Times New Roman" w:cs="Times New Roman"/>
              <w:i/>
              <w:iCs/>
              <w:color w:val="000000"/>
            </w:rPr>
            <w:t>Journal of Innate Immunity</w:t>
          </w:r>
          <w:r w:rsidRPr="009C0BD9">
            <w:rPr>
              <w:rFonts w:eastAsia="Times New Roman" w:cs="Times New Roman"/>
              <w:color w:val="000000"/>
            </w:rPr>
            <w:t xml:space="preserve">, </w:t>
          </w:r>
          <w:r w:rsidRPr="009C0BD9">
            <w:rPr>
              <w:rFonts w:eastAsia="Times New Roman" w:cs="Times New Roman"/>
              <w:i/>
              <w:iCs/>
              <w:color w:val="000000"/>
            </w:rPr>
            <w:t>9</w:t>
          </w:r>
          <w:r w:rsidRPr="009C0BD9">
            <w:rPr>
              <w:rFonts w:eastAsia="Times New Roman" w:cs="Times New Roman"/>
              <w:color w:val="000000"/>
            </w:rPr>
            <w:t>(6), 574–586. https://doi.org/10.1159/000479749</w:t>
          </w:r>
        </w:p>
        <w:p w14:paraId="249FB8C7" w14:textId="77777777" w:rsidR="009C0BD9" w:rsidRPr="009C0BD9" w:rsidRDefault="009C0BD9" w:rsidP="004F48F0">
          <w:pPr>
            <w:autoSpaceDE w:val="0"/>
            <w:autoSpaceDN w:val="0"/>
            <w:ind w:hanging="640"/>
            <w:jc w:val="both"/>
            <w:divId w:val="542597243"/>
            <w:rPr>
              <w:rFonts w:eastAsia="Times New Roman" w:cs="Times New Roman"/>
              <w:color w:val="000000"/>
            </w:rPr>
          </w:pPr>
          <w:r w:rsidRPr="009C0BD9">
            <w:rPr>
              <w:rFonts w:eastAsia="Times New Roman" w:cs="Times New Roman"/>
              <w:color w:val="000000"/>
            </w:rPr>
            <w:t>27.</w:t>
          </w:r>
          <w:r w:rsidRPr="009C0BD9">
            <w:rPr>
              <w:rFonts w:eastAsia="Times New Roman" w:cs="Times New Roman"/>
              <w:color w:val="000000"/>
            </w:rPr>
            <w:tab/>
            <w:t xml:space="preserve">Choi, H., &amp; Lee, S. K. (2016). TAX1BP1 downregulation by EBV-miR-BART15-3p enhances chemosensitivity of gastric cancer cells to 5-FU. </w:t>
          </w:r>
          <w:r w:rsidRPr="009C0BD9">
            <w:rPr>
              <w:rFonts w:eastAsia="Times New Roman" w:cs="Times New Roman"/>
              <w:i/>
              <w:iCs/>
              <w:color w:val="000000"/>
            </w:rPr>
            <w:t>Archives of Virology 2016 162:2</w:t>
          </w:r>
          <w:r w:rsidRPr="009C0BD9">
            <w:rPr>
              <w:rFonts w:eastAsia="Times New Roman" w:cs="Times New Roman"/>
              <w:color w:val="000000"/>
            </w:rPr>
            <w:t xml:space="preserve">, </w:t>
          </w:r>
          <w:r w:rsidRPr="009C0BD9">
            <w:rPr>
              <w:rFonts w:eastAsia="Times New Roman" w:cs="Times New Roman"/>
              <w:i/>
              <w:iCs/>
              <w:color w:val="000000"/>
            </w:rPr>
            <w:t>162</w:t>
          </w:r>
          <w:r w:rsidRPr="009C0BD9">
            <w:rPr>
              <w:rFonts w:eastAsia="Times New Roman" w:cs="Times New Roman"/>
              <w:color w:val="000000"/>
            </w:rPr>
            <w:t>(2), 369–377. https://doi.org/10.1007/s00705-016-3109-z</w:t>
          </w:r>
        </w:p>
        <w:p w14:paraId="1E805D79" w14:textId="77777777" w:rsidR="009C0BD9" w:rsidRPr="009C0BD9" w:rsidRDefault="009C0BD9" w:rsidP="004F48F0">
          <w:pPr>
            <w:autoSpaceDE w:val="0"/>
            <w:autoSpaceDN w:val="0"/>
            <w:ind w:hanging="640"/>
            <w:jc w:val="both"/>
            <w:divId w:val="1023048828"/>
            <w:rPr>
              <w:rFonts w:eastAsia="Times New Roman" w:cs="Times New Roman"/>
              <w:color w:val="000000"/>
            </w:rPr>
          </w:pPr>
          <w:r w:rsidRPr="009C0BD9">
            <w:rPr>
              <w:rFonts w:eastAsia="Times New Roman" w:cs="Times New Roman"/>
              <w:color w:val="000000"/>
            </w:rPr>
            <w:t>28.</w:t>
          </w:r>
          <w:r w:rsidRPr="009C0BD9">
            <w:rPr>
              <w:rFonts w:eastAsia="Times New Roman" w:cs="Times New Roman"/>
              <w:color w:val="000000"/>
            </w:rPr>
            <w:tab/>
            <w:t xml:space="preserve">Haste Andersen, P., Nielsen, M., &amp; Lund, O. (2006). Prediction of residues in discontinuous B-cell epitopes using protein 3D structures. </w:t>
          </w:r>
          <w:r w:rsidRPr="009C0BD9">
            <w:rPr>
              <w:rFonts w:eastAsia="Times New Roman" w:cs="Times New Roman"/>
              <w:i/>
              <w:iCs/>
              <w:color w:val="000000"/>
            </w:rPr>
            <w:t xml:space="preserve">Protein </w:t>
          </w:r>
          <w:proofErr w:type="gramStart"/>
          <w:r w:rsidRPr="009C0BD9">
            <w:rPr>
              <w:rFonts w:eastAsia="Times New Roman" w:cs="Times New Roman"/>
              <w:i/>
              <w:iCs/>
              <w:color w:val="000000"/>
            </w:rPr>
            <w:t>Science :</w:t>
          </w:r>
          <w:proofErr w:type="gramEnd"/>
          <w:r w:rsidRPr="009C0BD9">
            <w:rPr>
              <w:rFonts w:eastAsia="Times New Roman" w:cs="Times New Roman"/>
              <w:i/>
              <w:iCs/>
              <w:color w:val="000000"/>
            </w:rPr>
            <w:t xml:space="preserve"> A Publication of the Protein Society</w:t>
          </w:r>
          <w:r w:rsidRPr="009C0BD9">
            <w:rPr>
              <w:rFonts w:eastAsia="Times New Roman" w:cs="Times New Roman"/>
              <w:color w:val="000000"/>
            </w:rPr>
            <w:t xml:space="preserve">, </w:t>
          </w:r>
          <w:r w:rsidRPr="009C0BD9">
            <w:rPr>
              <w:rFonts w:eastAsia="Times New Roman" w:cs="Times New Roman"/>
              <w:i/>
              <w:iCs/>
              <w:color w:val="000000"/>
            </w:rPr>
            <w:t>15</w:t>
          </w:r>
          <w:r w:rsidRPr="009C0BD9">
            <w:rPr>
              <w:rFonts w:eastAsia="Times New Roman" w:cs="Times New Roman"/>
              <w:color w:val="000000"/>
            </w:rPr>
            <w:t>(11), 2558–2567. https://doi.org/10.1110/PS.062405906</w:t>
          </w:r>
        </w:p>
        <w:p w14:paraId="3D8EA0C2" w14:textId="77777777" w:rsidR="009C0BD9" w:rsidRPr="009C0BD9" w:rsidRDefault="009C0BD9" w:rsidP="004F48F0">
          <w:pPr>
            <w:autoSpaceDE w:val="0"/>
            <w:autoSpaceDN w:val="0"/>
            <w:ind w:hanging="640"/>
            <w:jc w:val="both"/>
            <w:divId w:val="1955793592"/>
            <w:rPr>
              <w:rFonts w:eastAsia="Times New Roman" w:cs="Times New Roman"/>
              <w:color w:val="000000"/>
            </w:rPr>
          </w:pPr>
          <w:r w:rsidRPr="009C0BD9">
            <w:rPr>
              <w:rFonts w:eastAsia="Times New Roman" w:cs="Times New Roman"/>
              <w:color w:val="000000"/>
            </w:rPr>
            <w:t>29.</w:t>
          </w:r>
          <w:r w:rsidRPr="009C0BD9">
            <w:rPr>
              <w:rFonts w:eastAsia="Times New Roman" w:cs="Times New Roman"/>
              <w:color w:val="000000"/>
            </w:rPr>
            <w:tab/>
            <w:t xml:space="preserve">Kringelum, J. V., Lundegaard, C., Lund, O., &amp; Nielsen, M. (2012). Reliable B cell epitope predictions: impacts of method development and improved benchmarking. </w:t>
          </w:r>
          <w:proofErr w:type="spellStart"/>
          <w:r w:rsidRPr="009C0BD9">
            <w:rPr>
              <w:rFonts w:eastAsia="Times New Roman" w:cs="Times New Roman"/>
              <w:i/>
              <w:iCs/>
              <w:color w:val="000000"/>
            </w:rPr>
            <w:t>PLoS</w:t>
          </w:r>
          <w:proofErr w:type="spellEnd"/>
          <w:r w:rsidRPr="009C0BD9">
            <w:rPr>
              <w:rFonts w:eastAsia="Times New Roman" w:cs="Times New Roman"/>
              <w:i/>
              <w:iCs/>
              <w:color w:val="000000"/>
            </w:rPr>
            <w:t xml:space="preserve"> Computational Biology</w:t>
          </w:r>
          <w:r w:rsidRPr="009C0BD9">
            <w:rPr>
              <w:rFonts w:eastAsia="Times New Roman" w:cs="Times New Roman"/>
              <w:color w:val="000000"/>
            </w:rPr>
            <w:t xml:space="preserve">, </w:t>
          </w:r>
          <w:r w:rsidRPr="009C0BD9">
            <w:rPr>
              <w:rFonts w:eastAsia="Times New Roman" w:cs="Times New Roman"/>
              <w:i/>
              <w:iCs/>
              <w:color w:val="000000"/>
            </w:rPr>
            <w:t>8</w:t>
          </w:r>
          <w:r w:rsidRPr="009C0BD9">
            <w:rPr>
              <w:rFonts w:eastAsia="Times New Roman" w:cs="Times New Roman"/>
              <w:color w:val="000000"/>
            </w:rPr>
            <w:t>(12). https://doi.org/10.1371/JOURNAL.PCBI.1002829</w:t>
          </w:r>
        </w:p>
        <w:p w14:paraId="23B9F5FD" w14:textId="77777777" w:rsidR="009C0BD9" w:rsidRPr="009C0BD9" w:rsidRDefault="009C0BD9" w:rsidP="004F48F0">
          <w:pPr>
            <w:autoSpaceDE w:val="0"/>
            <w:autoSpaceDN w:val="0"/>
            <w:ind w:hanging="640"/>
            <w:jc w:val="both"/>
            <w:divId w:val="1653945376"/>
            <w:rPr>
              <w:rFonts w:eastAsia="Times New Roman" w:cs="Times New Roman"/>
              <w:color w:val="000000"/>
            </w:rPr>
          </w:pPr>
          <w:r w:rsidRPr="009C0BD9">
            <w:rPr>
              <w:rFonts w:eastAsia="Times New Roman" w:cs="Times New Roman"/>
              <w:color w:val="000000"/>
            </w:rPr>
            <w:t>30.</w:t>
          </w:r>
          <w:r w:rsidRPr="009C0BD9">
            <w:rPr>
              <w:rFonts w:eastAsia="Times New Roman" w:cs="Times New Roman"/>
              <w:color w:val="000000"/>
            </w:rPr>
            <w:tab/>
            <w:t xml:space="preserve">Ponomarenko, J., Bui, H. H., Li, W., </w:t>
          </w:r>
          <w:proofErr w:type="spellStart"/>
          <w:r w:rsidRPr="009C0BD9">
            <w:rPr>
              <w:rFonts w:eastAsia="Times New Roman" w:cs="Times New Roman"/>
              <w:color w:val="000000"/>
            </w:rPr>
            <w:t>Fusseder</w:t>
          </w:r>
          <w:proofErr w:type="spellEnd"/>
          <w:r w:rsidRPr="009C0BD9">
            <w:rPr>
              <w:rFonts w:eastAsia="Times New Roman" w:cs="Times New Roman"/>
              <w:color w:val="000000"/>
            </w:rPr>
            <w:t xml:space="preserve">, N., Bourne, P. E., Sette, A., &amp; Peters, B. (2008). </w:t>
          </w:r>
          <w:proofErr w:type="spellStart"/>
          <w:r w:rsidRPr="009C0BD9">
            <w:rPr>
              <w:rFonts w:eastAsia="Times New Roman" w:cs="Times New Roman"/>
              <w:color w:val="000000"/>
            </w:rPr>
            <w:t>ElliPro</w:t>
          </w:r>
          <w:proofErr w:type="spellEnd"/>
          <w:r w:rsidRPr="009C0BD9">
            <w:rPr>
              <w:rFonts w:eastAsia="Times New Roman" w:cs="Times New Roman"/>
              <w:color w:val="000000"/>
            </w:rPr>
            <w:t xml:space="preserve">: a new structure-based tool for the prediction of antibody epitopes. </w:t>
          </w:r>
          <w:r w:rsidRPr="009C0BD9">
            <w:rPr>
              <w:rFonts w:eastAsia="Times New Roman" w:cs="Times New Roman"/>
              <w:i/>
              <w:iCs/>
              <w:color w:val="000000"/>
            </w:rPr>
            <w:t>BMC Bioinformatics</w:t>
          </w:r>
          <w:r w:rsidRPr="009C0BD9">
            <w:rPr>
              <w:rFonts w:eastAsia="Times New Roman" w:cs="Times New Roman"/>
              <w:color w:val="000000"/>
            </w:rPr>
            <w:t xml:space="preserve">, </w:t>
          </w:r>
          <w:r w:rsidRPr="009C0BD9">
            <w:rPr>
              <w:rFonts w:eastAsia="Times New Roman" w:cs="Times New Roman"/>
              <w:i/>
              <w:iCs/>
              <w:color w:val="000000"/>
            </w:rPr>
            <w:t>9</w:t>
          </w:r>
          <w:r w:rsidRPr="009C0BD9">
            <w:rPr>
              <w:rFonts w:eastAsia="Times New Roman" w:cs="Times New Roman"/>
              <w:color w:val="000000"/>
            </w:rPr>
            <w:t>. https://doi.org/10.1186/1471-2105-9-514</w:t>
          </w:r>
        </w:p>
        <w:p w14:paraId="4DB4CEB6" w14:textId="301EB7A3" w:rsidR="004E4839" w:rsidRPr="004D69A2" w:rsidRDefault="009C0BD9" w:rsidP="004F48F0">
          <w:pPr>
            <w:jc w:val="both"/>
          </w:pPr>
          <w:r w:rsidRPr="009C0BD9">
            <w:rPr>
              <w:rFonts w:eastAsia="Times New Roman" w:cs="Times New Roman"/>
              <w:color w:val="000000"/>
            </w:rPr>
            <w:t> </w:t>
          </w:r>
        </w:p>
      </w:sdtContent>
    </w:sdt>
    <w:sectPr w:rsidR="004E4839" w:rsidRPr="004D69A2">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329F" w14:textId="77777777" w:rsidR="00EA50AE" w:rsidRDefault="00EA50AE" w:rsidP="000A447B">
      <w:pPr>
        <w:spacing w:after="0" w:line="240" w:lineRule="auto"/>
      </w:pPr>
      <w:r>
        <w:separator/>
      </w:r>
    </w:p>
  </w:endnote>
  <w:endnote w:type="continuationSeparator" w:id="0">
    <w:p w14:paraId="4C82F52E" w14:textId="77777777" w:rsidR="00EA50AE" w:rsidRDefault="00EA50AE" w:rsidP="000A4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477305"/>
      <w:docPartObj>
        <w:docPartGallery w:val="Page Numbers (Bottom of Page)"/>
        <w:docPartUnique/>
      </w:docPartObj>
    </w:sdtPr>
    <w:sdtEndPr>
      <w:rPr>
        <w:noProof/>
      </w:rPr>
    </w:sdtEndPr>
    <w:sdtContent>
      <w:p w14:paraId="2D7EA961" w14:textId="6011D06D" w:rsidR="002E7538" w:rsidRDefault="002E7538">
        <w:pPr>
          <w:pStyle w:val="Footer"/>
          <w:jc w:val="center"/>
        </w:pPr>
        <w:r>
          <w:rPr>
            <w:noProof/>
          </w:rPr>
          <mc:AlternateContent>
            <mc:Choice Requires="wps">
              <w:drawing>
                <wp:inline distT="0" distB="0" distL="0" distR="0" wp14:anchorId="379D7828" wp14:editId="2674D5E8">
                  <wp:extent cx="5467350" cy="54610"/>
                  <wp:effectExtent l="9525" t="19050" r="9525" b="12065"/>
                  <wp:docPr id="1908506642" name="Flowchart: Decision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25E6DDD" id="_x0000_t110" coordsize="21600,21600" o:spt="110" path="m10800,l,10800,10800,21600,21600,10800xe">
                  <v:stroke joinstyle="miter"/>
                  <v:path gradientshapeok="t" o:connecttype="rect" textboxrect="5400,5400,16200,16200"/>
                </v:shapetype>
                <v:shape id="Flowchart: Decision 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6F34C2FB" w14:textId="6A8088ED" w:rsidR="002E7538" w:rsidRDefault="002E75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8E4323" w14:textId="77777777" w:rsidR="002E7538" w:rsidRDefault="002E7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865B" w14:textId="77777777" w:rsidR="00EA50AE" w:rsidRDefault="00EA50AE" w:rsidP="000A447B">
      <w:pPr>
        <w:spacing w:after="0" w:line="240" w:lineRule="auto"/>
      </w:pPr>
      <w:r>
        <w:separator/>
      </w:r>
    </w:p>
  </w:footnote>
  <w:footnote w:type="continuationSeparator" w:id="0">
    <w:p w14:paraId="647B356D" w14:textId="77777777" w:rsidR="00EA50AE" w:rsidRDefault="00EA50AE" w:rsidP="000A4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BD5"/>
    <w:multiLevelType w:val="multilevel"/>
    <w:tmpl w:val="9E8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2E51"/>
    <w:multiLevelType w:val="multilevel"/>
    <w:tmpl w:val="0C18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C13BD"/>
    <w:multiLevelType w:val="multilevel"/>
    <w:tmpl w:val="B85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13F7D"/>
    <w:multiLevelType w:val="multilevel"/>
    <w:tmpl w:val="C1F4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C74CE"/>
    <w:multiLevelType w:val="multilevel"/>
    <w:tmpl w:val="C154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97F85"/>
    <w:multiLevelType w:val="multilevel"/>
    <w:tmpl w:val="E92E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655C1"/>
    <w:multiLevelType w:val="multilevel"/>
    <w:tmpl w:val="2AD6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170159">
    <w:abstractNumId w:val="4"/>
  </w:num>
  <w:num w:numId="2" w16cid:durableId="580986324">
    <w:abstractNumId w:val="2"/>
  </w:num>
  <w:num w:numId="3" w16cid:durableId="226037373">
    <w:abstractNumId w:val="0"/>
  </w:num>
  <w:num w:numId="4" w16cid:durableId="743646794">
    <w:abstractNumId w:val="5"/>
  </w:num>
  <w:num w:numId="5" w16cid:durableId="1611430708">
    <w:abstractNumId w:val="1"/>
  </w:num>
  <w:num w:numId="6" w16cid:durableId="30620224">
    <w:abstractNumId w:val="3"/>
  </w:num>
  <w:num w:numId="7" w16cid:durableId="182631833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semuyiga charles">
    <w15:presenceInfo w15:providerId="Windows Live" w15:userId="0d15a0eba7fd06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0NTU0trQ0tzSwsLBU0lEKTi0uzszPAykwtKwFAGIeqOQtAAAA"/>
  </w:docVars>
  <w:rsids>
    <w:rsidRoot w:val="00792C3B"/>
    <w:rsid w:val="00000A8B"/>
    <w:rsid w:val="00011FF3"/>
    <w:rsid w:val="0001270F"/>
    <w:rsid w:val="00012EA6"/>
    <w:rsid w:val="0001345C"/>
    <w:rsid w:val="0002403A"/>
    <w:rsid w:val="0002406C"/>
    <w:rsid w:val="00025283"/>
    <w:rsid w:val="00026443"/>
    <w:rsid w:val="000268D7"/>
    <w:rsid w:val="00027B8E"/>
    <w:rsid w:val="0003327F"/>
    <w:rsid w:val="00034BCC"/>
    <w:rsid w:val="00035638"/>
    <w:rsid w:val="00042AC6"/>
    <w:rsid w:val="00060680"/>
    <w:rsid w:val="0006605B"/>
    <w:rsid w:val="000660CE"/>
    <w:rsid w:val="000723FB"/>
    <w:rsid w:val="00076A32"/>
    <w:rsid w:val="00077193"/>
    <w:rsid w:val="0008137B"/>
    <w:rsid w:val="00082E87"/>
    <w:rsid w:val="00084DE7"/>
    <w:rsid w:val="00084F8D"/>
    <w:rsid w:val="00093C97"/>
    <w:rsid w:val="000972CF"/>
    <w:rsid w:val="000A33B2"/>
    <w:rsid w:val="000A447B"/>
    <w:rsid w:val="000B474B"/>
    <w:rsid w:val="000C0F01"/>
    <w:rsid w:val="000C332C"/>
    <w:rsid w:val="000C4957"/>
    <w:rsid w:val="000C756A"/>
    <w:rsid w:val="000D2015"/>
    <w:rsid w:val="000D6D26"/>
    <w:rsid w:val="000E33C7"/>
    <w:rsid w:val="000F41AB"/>
    <w:rsid w:val="000F59AA"/>
    <w:rsid w:val="00106F71"/>
    <w:rsid w:val="00116E99"/>
    <w:rsid w:val="001276F2"/>
    <w:rsid w:val="00130493"/>
    <w:rsid w:val="00130DA8"/>
    <w:rsid w:val="00133A5B"/>
    <w:rsid w:val="00140B7F"/>
    <w:rsid w:val="00143344"/>
    <w:rsid w:val="00152548"/>
    <w:rsid w:val="001538D2"/>
    <w:rsid w:val="0015551E"/>
    <w:rsid w:val="00160B9C"/>
    <w:rsid w:val="00161031"/>
    <w:rsid w:val="00171BDE"/>
    <w:rsid w:val="00172EA6"/>
    <w:rsid w:val="001739AA"/>
    <w:rsid w:val="00182225"/>
    <w:rsid w:val="00191CB0"/>
    <w:rsid w:val="0019327A"/>
    <w:rsid w:val="00194727"/>
    <w:rsid w:val="0019591B"/>
    <w:rsid w:val="001A3767"/>
    <w:rsid w:val="001A6137"/>
    <w:rsid w:val="001A6C9C"/>
    <w:rsid w:val="001B48A6"/>
    <w:rsid w:val="001B7403"/>
    <w:rsid w:val="001C0D76"/>
    <w:rsid w:val="001C1646"/>
    <w:rsid w:val="001C1DD5"/>
    <w:rsid w:val="001C5722"/>
    <w:rsid w:val="001D01CC"/>
    <w:rsid w:val="001D047B"/>
    <w:rsid w:val="001D0BEF"/>
    <w:rsid w:val="001D5FD4"/>
    <w:rsid w:val="001E017D"/>
    <w:rsid w:val="001E60F8"/>
    <w:rsid w:val="001E6453"/>
    <w:rsid w:val="001F58D8"/>
    <w:rsid w:val="00201C32"/>
    <w:rsid w:val="00203493"/>
    <w:rsid w:val="00205381"/>
    <w:rsid w:val="0020604B"/>
    <w:rsid w:val="00207AAC"/>
    <w:rsid w:val="002111F2"/>
    <w:rsid w:val="00212D30"/>
    <w:rsid w:val="00213129"/>
    <w:rsid w:val="00213487"/>
    <w:rsid w:val="00216885"/>
    <w:rsid w:val="002232D0"/>
    <w:rsid w:val="0022451A"/>
    <w:rsid w:val="00224C2D"/>
    <w:rsid w:val="0022592E"/>
    <w:rsid w:val="00227C02"/>
    <w:rsid w:val="00241927"/>
    <w:rsid w:val="00242A0A"/>
    <w:rsid w:val="00242EFF"/>
    <w:rsid w:val="00244ABD"/>
    <w:rsid w:val="0024698B"/>
    <w:rsid w:val="00261040"/>
    <w:rsid w:val="00262024"/>
    <w:rsid w:val="002627E6"/>
    <w:rsid w:val="00280808"/>
    <w:rsid w:val="00284D82"/>
    <w:rsid w:val="00293C96"/>
    <w:rsid w:val="002944A2"/>
    <w:rsid w:val="002A0BE9"/>
    <w:rsid w:val="002A0BFE"/>
    <w:rsid w:val="002B276F"/>
    <w:rsid w:val="002B2F4F"/>
    <w:rsid w:val="002B38D1"/>
    <w:rsid w:val="002B46C8"/>
    <w:rsid w:val="002B5050"/>
    <w:rsid w:val="002C2C1C"/>
    <w:rsid w:val="002C4CBD"/>
    <w:rsid w:val="002C52B9"/>
    <w:rsid w:val="002C7180"/>
    <w:rsid w:val="002D22A0"/>
    <w:rsid w:val="002D3292"/>
    <w:rsid w:val="002D3DEC"/>
    <w:rsid w:val="002D4EEB"/>
    <w:rsid w:val="002D5C27"/>
    <w:rsid w:val="002E3C14"/>
    <w:rsid w:val="002E4904"/>
    <w:rsid w:val="002E7538"/>
    <w:rsid w:val="002F1035"/>
    <w:rsid w:val="002F2218"/>
    <w:rsid w:val="002F34B2"/>
    <w:rsid w:val="002F37AC"/>
    <w:rsid w:val="002F5E1C"/>
    <w:rsid w:val="00300F06"/>
    <w:rsid w:val="0030586B"/>
    <w:rsid w:val="003066DB"/>
    <w:rsid w:val="00307D32"/>
    <w:rsid w:val="0031231B"/>
    <w:rsid w:val="00312F7A"/>
    <w:rsid w:val="0032357B"/>
    <w:rsid w:val="00324000"/>
    <w:rsid w:val="0032430F"/>
    <w:rsid w:val="003279D3"/>
    <w:rsid w:val="00327ECE"/>
    <w:rsid w:val="0033127B"/>
    <w:rsid w:val="003314D6"/>
    <w:rsid w:val="0033283D"/>
    <w:rsid w:val="00334F81"/>
    <w:rsid w:val="003354A2"/>
    <w:rsid w:val="003369A6"/>
    <w:rsid w:val="003376A2"/>
    <w:rsid w:val="00341F2E"/>
    <w:rsid w:val="00343A93"/>
    <w:rsid w:val="00346CB2"/>
    <w:rsid w:val="00350998"/>
    <w:rsid w:val="00350E4E"/>
    <w:rsid w:val="003521D9"/>
    <w:rsid w:val="0035460A"/>
    <w:rsid w:val="003546B5"/>
    <w:rsid w:val="00366DFC"/>
    <w:rsid w:val="00367DA5"/>
    <w:rsid w:val="003731A4"/>
    <w:rsid w:val="00374DE0"/>
    <w:rsid w:val="003827F8"/>
    <w:rsid w:val="00392BD4"/>
    <w:rsid w:val="00393110"/>
    <w:rsid w:val="00393C8D"/>
    <w:rsid w:val="00397917"/>
    <w:rsid w:val="003A0C0F"/>
    <w:rsid w:val="003A1537"/>
    <w:rsid w:val="003A1761"/>
    <w:rsid w:val="003A7057"/>
    <w:rsid w:val="003A7E73"/>
    <w:rsid w:val="003B666A"/>
    <w:rsid w:val="003C3042"/>
    <w:rsid w:val="003C3237"/>
    <w:rsid w:val="003D1A58"/>
    <w:rsid w:val="003E45A4"/>
    <w:rsid w:val="003E7638"/>
    <w:rsid w:val="003E7860"/>
    <w:rsid w:val="003F2CFF"/>
    <w:rsid w:val="003F36BD"/>
    <w:rsid w:val="00402873"/>
    <w:rsid w:val="004041C0"/>
    <w:rsid w:val="00404758"/>
    <w:rsid w:val="004052D3"/>
    <w:rsid w:val="004069D3"/>
    <w:rsid w:val="00406E1F"/>
    <w:rsid w:val="004073BB"/>
    <w:rsid w:val="00407A7A"/>
    <w:rsid w:val="004129EF"/>
    <w:rsid w:val="00414EC3"/>
    <w:rsid w:val="00415AC5"/>
    <w:rsid w:val="00420F50"/>
    <w:rsid w:val="00425629"/>
    <w:rsid w:val="00431D3F"/>
    <w:rsid w:val="0043798E"/>
    <w:rsid w:val="00442C76"/>
    <w:rsid w:val="004442AE"/>
    <w:rsid w:val="00445EEF"/>
    <w:rsid w:val="00451349"/>
    <w:rsid w:val="00454539"/>
    <w:rsid w:val="00456FAF"/>
    <w:rsid w:val="004604B1"/>
    <w:rsid w:val="00464A3A"/>
    <w:rsid w:val="00471ACD"/>
    <w:rsid w:val="00473C25"/>
    <w:rsid w:val="0047408E"/>
    <w:rsid w:val="00474489"/>
    <w:rsid w:val="00476CBE"/>
    <w:rsid w:val="00480B1A"/>
    <w:rsid w:val="0048242B"/>
    <w:rsid w:val="0048343A"/>
    <w:rsid w:val="00483ADB"/>
    <w:rsid w:val="00485EAB"/>
    <w:rsid w:val="004921ED"/>
    <w:rsid w:val="004928CC"/>
    <w:rsid w:val="00494AE7"/>
    <w:rsid w:val="0049521D"/>
    <w:rsid w:val="00496A94"/>
    <w:rsid w:val="004A1FAF"/>
    <w:rsid w:val="004A3229"/>
    <w:rsid w:val="004A33DF"/>
    <w:rsid w:val="004B1369"/>
    <w:rsid w:val="004B31B7"/>
    <w:rsid w:val="004B5462"/>
    <w:rsid w:val="004C3A53"/>
    <w:rsid w:val="004D3AF1"/>
    <w:rsid w:val="004D67BD"/>
    <w:rsid w:val="004D69A2"/>
    <w:rsid w:val="004E2C37"/>
    <w:rsid w:val="004E2D41"/>
    <w:rsid w:val="004E4839"/>
    <w:rsid w:val="004F473B"/>
    <w:rsid w:val="004F48F0"/>
    <w:rsid w:val="00501AAB"/>
    <w:rsid w:val="00504D94"/>
    <w:rsid w:val="00516067"/>
    <w:rsid w:val="0052121E"/>
    <w:rsid w:val="005246B7"/>
    <w:rsid w:val="00524B61"/>
    <w:rsid w:val="005368F4"/>
    <w:rsid w:val="00537789"/>
    <w:rsid w:val="00537CD1"/>
    <w:rsid w:val="00541FC8"/>
    <w:rsid w:val="00551BC6"/>
    <w:rsid w:val="005544FB"/>
    <w:rsid w:val="00556FD9"/>
    <w:rsid w:val="00560233"/>
    <w:rsid w:val="00560BD1"/>
    <w:rsid w:val="00561A16"/>
    <w:rsid w:val="0056730B"/>
    <w:rsid w:val="00574DFC"/>
    <w:rsid w:val="005813DB"/>
    <w:rsid w:val="005860D5"/>
    <w:rsid w:val="0058668C"/>
    <w:rsid w:val="00586737"/>
    <w:rsid w:val="00587401"/>
    <w:rsid w:val="00587A52"/>
    <w:rsid w:val="00587D8F"/>
    <w:rsid w:val="00592EBF"/>
    <w:rsid w:val="00594B9D"/>
    <w:rsid w:val="00596472"/>
    <w:rsid w:val="005967E6"/>
    <w:rsid w:val="00597221"/>
    <w:rsid w:val="005A3545"/>
    <w:rsid w:val="005A781B"/>
    <w:rsid w:val="005B0460"/>
    <w:rsid w:val="005B0F85"/>
    <w:rsid w:val="005B5596"/>
    <w:rsid w:val="005B61D4"/>
    <w:rsid w:val="005C510F"/>
    <w:rsid w:val="005C652B"/>
    <w:rsid w:val="005C7288"/>
    <w:rsid w:val="005D3D52"/>
    <w:rsid w:val="005D5935"/>
    <w:rsid w:val="005E09FA"/>
    <w:rsid w:val="005E56A3"/>
    <w:rsid w:val="005E7480"/>
    <w:rsid w:val="005F40C3"/>
    <w:rsid w:val="005F508A"/>
    <w:rsid w:val="005F5D53"/>
    <w:rsid w:val="005F662F"/>
    <w:rsid w:val="005F7129"/>
    <w:rsid w:val="00606FCF"/>
    <w:rsid w:val="006078AE"/>
    <w:rsid w:val="00612255"/>
    <w:rsid w:val="006127FF"/>
    <w:rsid w:val="0061661F"/>
    <w:rsid w:val="00617B58"/>
    <w:rsid w:val="00620123"/>
    <w:rsid w:val="00624BE7"/>
    <w:rsid w:val="00626554"/>
    <w:rsid w:val="00626C32"/>
    <w:rsid w:val="00627A26"/>
    <w:rsid w:val="00634ED6"/>
    <w:rsid w:val="00635B71"/>
    <w:rsid w:val="00646F2A"/>
    <w:rsid w:val="0065055C"/>
    <w:rsid w:val="006564BC"/>
    <w:rsid w:val="0065675A"/>
    <w:rsid w:val="00661256"/>
    <w:rsid w:val="00662126"/>
    <w:rsid w:val="006637A5"/>
    <w:rsid w:val="00664A4E"/>
    <w:rsid w:val="0066691A"/>
    <w:rsid w:val="00666974"/>
    <w:rsid w:val="00683EC6"/>
    <w:rsid w:val="00684503"/>
    <w:rsid w:val="00691204"/>
    <w:rsid w:val="006937FD"/>
    <w:rsid w:val="00693FEB"/>
    <w:rsid w:val="00694A06"/>
    <w:rsid w:val="0069784A"/>
    <w:rsid w:val="00697CD5"/>
    <w:rsid w:val="00697D45"/>
    <w:rsid w:val="006A0219"/>
    <w:rsid w:val="006A0456"/>
    <w:rsid w:val="006A1961"/>
    <w:rsid w:val="006A1BAE"/>
    <w:rsid w:val="006A3454"/>
    <w:rsid w:val="006B51F6"/>
    <w:rsid w:val="006B7393"/>
    <w:rsid w:val="006C0396"/>
    <w:rsid w:val="006C4637"/>
    <w:rsid w:val="006C5FE4"/>
    <w:rsid w:val="006C69A3"/>
    <w:rsid w:val="006D154E"/>
    <w:rsid w:val="006D3A21"/>
    <w:rsid w:val="006D4625"/>
    <w:rsid w:val="006D5F7B"/>
    <w:rsid w:val="006E1CF3"/>
    <w:rsid w:val="006E2196"/>
    <w:rsid w:val="006E2474"/>
    <w:rsid w:val="006F1775"/>
    <w:rsid w:val="006F21C4"/>
    <w:rsid w:val="006F28D5"/>
    <w:rsid w:val="006F4E96"/>
    <w:rsid w:val="006F6D2D"/>
    <w:rsid w:val="006F76C7"/>
    <w:rsid w:val="00704735"/>
    <w:rsid w:val="00710C52"/>
    <w:rsid w:val="00713980"/>
    <w:rsid w:val="00715352"/>
    <w:rsid w:val="00720648"/>
    <w:rsid w:val="00726179"/>
    <w:rsid w:val="00733CDD"/>
    <w:rsid w:val="00736851"/>
    <w:rsid w:val="0074009C"/>
    <w:rsid w:val="0074089A"/>
    <w:rsid w:val="00742D44"/>
    <w:rsid w:val="00743215"/>
    <w:rsid w:val="007501D3"/>
    <w:rsid w:val="007502C7"/>
    <w:rsid w:val="00760265"/>
    <w:rsid w:val="00760742"/>
    <w:rsid w:val="00763962"/>
    <w:rsid w:val="00765E89"/>
    <w:rsid w:val="00766D53"/>
    <w:rsid w:val="00767661"/>
    <w:rsid w:val="00772A7B"/>
    <w:rsid w:val="007835FB"/>
    <w:rsid w:val="00784687"/>
    <w:rsid w:val="00785408"/>
    <w:rsid w:val="00790A3A"/>
    <w:rsid w:val="007924EF"/>
    <w:rsid w:val="00792C3B"/>
    <w:rsid w:val="0079371E"/>
    <w:rsid w:val="00793758"/>
    <w:rsid w:val="007B24E8"/>
    <w:rsid w:val="007C0E7D"/>
    <w:rsid w:val="007C159D"/>
    <w:rsid w:val="007C7726"/>
    <w:rsid w:val="007D36B3"/>
    <w:rsid w:val="007D7DB0"/>
    <w:rsid w:val="007E7A9C"/>
    <w:rsid w:val="007F09A4"/>
    <w:rsid w:val="007F0ACE"/>
    <w:rsid w:val="007F5C07"/>
    <w:rsid w:val="007F7DEB"/>
    <w:rsid w:val="008000AF"/>
    <w:rsid w:val="00802029"/>
    <w:rsid w:val="00802BBC"/>
    <w:rsid w:val="0080343B"/>
    <w:rsid w:val="00804954"/>
    <w:rsid w:val="00805DF4"/>
    <w:rsid w:val="00807D65"/>
    <w:rsid w:val="00814045"/>
    <w:rsid w:val="0081597C"/>
    <w:rsid w:val="00816C6F"/>
    <w:rsid w:val="00821046"/>
    <w:rsid w:val="008239AE"/>
    <w:rsid w:val="0083190D"/>
    <w:rsid w:val="00832E4E"/>
    <w:rsid w:val="00833579"/>
    <w:rsid w:val="008354EB"/>
    <w:rsid w:val="00835F77"/>
    <w:rsid w:val="00843DFA"/>
    <w:rsid w:val="00845F46"/>
    <w:rsid w:val="00852009"/>
    <w:rsid w:val="00852D9A"/>
    <w:rsid w:val="00854DAB"/>
    <w:rsid w:val="008564E3"/>
    <w:rsid w:val="00860780"/>
    <w:rsid w:val="00861565"/>
    <w:rsid w:val="00864507"/>
    <w:rsid w:val="008663CE"/>
    <w:rsid w:val="00870882"/>
    <w:rsid w:val="008749EE"/>
    <w:rsid w:val="00875C22"/>
    <w:rsid w:val="00876D56"/>
    <w:rsid w:val="00881D49"/>
    <w:rsid w:val="00884BA5"/>
    <w:rsid w:val="00884F92"/>
    <w:rsid w:val="00891CA0"/>
    <w:rsid w:val="0089656D"/>
    <w:rsid w:val="008969E4"/>
    <w:rsid w:val="008A1F99"/>
    <w:rsid w:val="008A47D3"/>
    <w:rsid w:val="008A61B0"/>
    <w:rsid w:val="008A7A4A"/>
    <w:rsid w:val="008B33D1"/>
    <w:rsid w:val="008C014B"/>
    <w:rsid w:val="008C1B76"/>
    <w:rsid w:val="008C2B1D"/>
    <w:rsid w:val="008C3433"/>
    <w:rsid w:val="008C5647"/>
    <w:rsid w:val="008C614B"/>
    <w:rsid w:val="008D0F20"/>
    <w:rsid w:val="008D2630"/>
    <w:rsid w:val="008D75FE"/>
    <w:rsid w:val="008E2D22"/>
    <w:rsid w:val="008E342E"/>
    <w:rsid w:val="008E3C23"/>
    <w:rsid w:val="008E6630"/>
    <w:rsid w:val="008F233E"/>
    <w:rsid w:val="008F4A7B"/>
    <w:rsid w:val="008F7D53"/>
    <w:rsid w:val="00901EE9"/>
    <w:rsid w:val="00904ED0"/>
    <w:rsid w:val="0090575E"/>
    <w:rsid w:val="00906827"/>
    <w:rsid w:val="00911D0F"/>
    <w:rsid w:val="00915198"/>
    <w:rsid w:val="00937083"/>
    <w:rsid w:val="00937577"/>
    <w:rsid w:val="00945636"/>
    <w:rsid w:val="00946E7C"/>
    <w:rsid w:val="009476DE"/>
    <w:rsid w:val="00965723"/>
    <w:rsid w:val="00966840"/>
    <w:rsid w:val="00970BF3"/>
    <w:rsid w:val="00972525"/>
    <w:rsid w:val="009755E9"/>
    <w:rsid w:val="0097648C"/>
    <w:rsid w:val="00990DCE"/>
    <w:rsid w:val="0099474B"/>
    <w:rsid w:val="009A033E"/>
    <w:rsid w:val="009A0472"/>
    <w:rsid w:val="009A21B8"/>
    <w:rsid w:val="009B6CF4"/>
    <w:rsid w:val="009C0BD9"/>
    <w:rsid w:val="009C4E55"/>
    <w:rsid w:val="009D31EC"/>
    <w:rsid w:val="009D6B23"/>
    <w:rsid w:val="009D7171"/>
    <w:rsid w:val="009E7D3B"/>
    <w:rsid w:val="009E7EBE"/>
    <w:rsid w:val="009F3FDF"/>
    <w:rsid w:val="00A03BB2"/>
    <w:rsid w:val="00A1236F"/>
    <w:rsid w:val="00A141E6"/>
    <w:rsid w:val="00A1434D"/>
    <w:rsid w:val="00A2673D"/>
    <w:rsid w:val="00A277E5"/>
    <w:rsid w:val="00A27E82"/>
    <w:rsid w:val="00A32018"/>
    <w:rsid w:val="00A40C8A"/>
    <w:rsid w:val="00A44185"/>
    <w:rsid w:val="00A4544D"/>
    <w:rsid w:val="00A460A8"/>
    <w:rsid w:val="00A521FE"/>
    <w:rsid w:val="00A524FF"/>
    <w:rsid w:val="00A52ED7"/>
    <w:rsid w:val="00A57C7F"/>
    <w:rsid w:val="00A6251C"/>
    <w:rsid w:val="00A64754"/>
    <w:rsid w:val="00A66BAF"/>
    <w:rsid w:val="00A70A04"/>
    <w:rsid w:val="00A70F71"/>
    <w:rsid w:val="00A778D7"/>
    <w:rsid w:val="00A8254D"/>
    <w:rsid w:val="00A838DB"/>
    <w:rsid w:val="00A85B32"/>
    <w:rsid w:val="00A926C2"/>
    <w:rsid w:val="00A95C39"/>
    <w:rsid w:val="00A97405"/>
    <w:rsid w:val="00A9776B"/>
    <w:rsid w:val="00AA105A"/>
    <w:rsid w:val="00AA2787"/>
    <w:rsid w:val="00AA54D8"/>
    <w:rsid w:val="00AC2645"/>
    <w:rsid w:val="00AC68DD"/>
    <w:rsid w:val="00AC6AE7"/>
    <w:rsid w:val="00AD1547"/>
    <w:rsid w:val="00AD1A10"/>
    <w:rsid w:val="00AD449E"/>
    <w:rsid w:val="00AE4B42"/>
    <w:rsid w:val="00AE6AF9"/>
    <w:rsid w:val="00AF2279"/>
    <w:rsid w:val="00AF428F"/>
    <w:rsid w:val="00AF458F"/>
    <w:rsid w:val="00AF64DE"/>
    <w:rsid w:val="00AF77E5"/>
    <w:rsid w:val="00B11B09"/>
    <w:rsid w:val="00B1549B"/>
    <w:rsid w:val="00B217BC"/>
    <w:rsid w:val="00B2433C"/>
    <w:rsid w:val="00B25876"/>
    <w:rsid w:val="00B3537C"/>
    <w:rsid w:val="00B353E3"/>
    <w:rsid w:val="00B3650A"/>
    <w:rsid w:val="00B372CB"/>
    <w:rsid w:val="00B37F2F"/>
    <w:rsid w:val="00B504E0"/>
    <w:rsid w:val="00B514E2"/>
    <w:rsid w:val="00B568F3"/>
    <w:rsid w:val="00B57A71"/>
    <w:rsid w:val="00B72CCD"/>
    <w:rsid w:val="00B737B9"/>
    <w:rsid w:val="00B73E85"/>
    <w:rsid w:val="00B774F8"/>
    <w:rsid w:val="00B80BAE"/>
    <w:rsid w:val="00B817B8"/>
    <w:rsid w:val="00B81C5C"/>
    <w:rsid w:val="00B82056"/>
    <w:rsid w:val="00B8608C"/>
    <w:rsid w:val="00B92490"/>
    <w:rsid w:val="00B96D85"/>
    <w:rsid w:val="00BA217E"/>
    <w:rsid w:val="00BA39EA"/>
    <w:rsid w:val="00BC3C25"/>
    <w:rsid w:val="00BC59D5"/>
    <w:rsid w:val="00BC6366"/>
    <w:rsid w:val="00BC68A7"/>
    <w:rsid w:val="00BD497B"/>
    <w:rsid w:val="00BD721E"/>
    <w:rsid w:val="00BE070C"/>
    <w:rsid w:val="00BE0945"/>
    <w:rsid w:val="00BE58C3"/>
    <w:rsid w:val="00BF1353"/>
    <w:rsid w:val="00BF3170"/>
    <w:rsid w:val="00BF3BC0"/>
    <w:rsid w:val="00C023FE"/>
    <w:rsid w:val="00C03C96"/>
    <w:rsid w:val="00C069A8"/>
    <w:rsid w:val="00C10787"/>
    <w:rsid w:val="00C11A6E"/>
    <w:rsid w:val="00C14286"/>
    <w:rsid w:val="00C229E4"/>
    <w:rsid w:val="00C257F6"/>
    <w:rsid w:val="00C25BDE"/>
    <w:rsid w:val="00C27E50"/>
    <w:rsid w:val="00C34D92"/>
    <w:rsid w:val="00C37FE3"/>
    <w:rsid w:val="00C45274"/>
    <w:rsid w:val="00C509B4"/>
    <w:rsid w:val="00C522D7"/>
    <w:rsid w:val="00C54187"/>
    <w:rsid w:val="00C60151"/>
    <w:rsid w:val="00C610C2"/>
    <w:rsid w:val="00C62F9D"/>
    <w:rsid w:val="00C6433A"/>
    <w:rsid w:val="00C663E8"/>
    <w:rsid w:val="00C71E4B"/>
    <w:rsid w:val="00C738D5"/>
    <w:rsid w:val="00C779EB"/>
    <w:rsid w:val="00C80855"/>
    <w:rsid w:val="00C811B1"/>
    <w:rsid w:val="00C92F37"/>
    <w:rsid w:val="00C9385F"/>
    <w:rsid w:val="00C94017"/>
    <w:rsid w:val="00C9422D"/>
    <w:rsid w:val="00C9501B"/>
    <w:rsid w:val="00C9563C"/>
    <w:rsid w:val="00CA1625"/>
    <w:rsid w:val="00CA4CA3"/>
    <w:rsid w:val="00CB16FA"/>
    <w:rsid w:val="00CB2F00"/>
    <w:rsid w:val="00CB4954"/>
    <w:rsid w:val="00CB49EB"/>
    <w:rsid w:val="00CB7445"/>
    <w:rsid w:val="00CC309A"/>
    <w:rsid w:val="00CC4280"/>
    <w:rsid w:val="00CC4C9A"/>
    <w:rsid w:val="00CD22C0"/>
    <w:rsid w:val="00CD5687"/>
    <w:rsid w:val="00CD712B"/>
    <w:rsid w:val="00CD7975"/>
    <w:rsid w:val="00CE0626"/>
    <w:rsid w:val="00CE1FA6"/>
    <w:rsid w:val="00CE46A1"/>
    <w:rsid w:val="00CF2CA8"/>
    <w:rsid w:val="00D02DE3"/>
    <w:rsid w:val="00D06981"/>
    <w:rsid w:val="00D10761"/>
    <w:rsid w:val="00D11B2A"/>
    <w:rsid w:val="00D14CCA"/>
    <w:rsid w:val="00D17D7E"/>
    <w:rsid w:val="00D23C4E"/>
    <w:rsid w:val="00D31165"/>
    <w:rsid w:val="00D33E94"/>
    <w:rsid w:val="00D36565"/>
    <w:rsid w:val="00D44E63"/>
    <w:rsid w:val="00D47EDE"/>
    <w:rsid w:val="00D53F16"/>
    <w:rsid w:val="00D56811"/>
    <w:rsid w:val="00D570A7"/>
    <w:rsid w:val="00D5710E"/>
    <w:rsid w:val="00D67A45"/>
    <w:rsid w:val="00D67FF8"/>
    <w:rsid w:val="00D7189B"/>
    <w:rsid w:val="00D73C9B"/>
    <w:rsid w:val="00D75C0B"/>
    <w:rsid w:val="00D77E8C"/>
    <w:rsid w:val="00D8082C"/>
    <w:rsid w:val="00D90106"/>
    <w:rsid w:val="00D92635"/>
    <w:rsid w:val="00D932CA"/>
    <w:rsid w:val="00D94A24"/>
    <w:rsid w:val="00D94C1D"/>
    <w:rsid w:val="00DA04EA"/>
    <w:rsid w:val="00DA56CB"/>
    <w:rsid w:val="00DA79DE"/>
    <w:rsid w:val="00DB3926"/>
    <w:rsid w:val="00DB4190"/>
    <w:rsid w:val="00DC0756"/>
    <w:rsid w:val="00DC3BD9"/>
    <w:rsid w:val="00DC6CB4"/>
    <w:rsid w:val="00DC7241"/>
    <w:rsid w:val="00DD169B"/>
    <w:rsid w:val="00DD7D07"/>
    <w:rsid w:val="00DE4DC1"/>
    <w:rsid w:val="00DE5EA9"/>
    <w:rsid w:val="00DF2E54"/>
    <w:rsid w:val="00DF2EA4"/>
    <w:rsid w:val="00DF5CA0"/>
    <w:rsid w:val="00DF73D7"/>
    <w:rsid w:val="00E01ECF"/>
    <w:rsid w:val="00E047A3"/>
    <w:rsid w:val="00E12666"/>
    <w:rsid w:val="00E1521A"/>
    <w:rsid w:val="00E24383"/>
    <w:rsid w:val="00E25FEF"/>
    <w:rsid w:val="00E30502"/>
    <w:rsid w:val="00E30CDB"/>
    <w:rsid w:val="00E32BFF"/>
    <w:rsid w:val="00E32FE6"/>
    <w:rsid w:val="00E3630B"/>
    <w:rsid w:val="00E36F90"/>
    <w:rsid w:val="00E41624"/>
    <w:rsid w:val="00E418DA"/>
    <w:rsid w:val="00E475A4"/>
    <w:rsid w:val="00E507E9"/>
    <w:rsid w:val="00E606B3"/>
    <w:rsid w:val="00E764B1"/>
    <w:rsid w:val="00E76D5C"/>
    <w:rsid w:val="00E770D6"/>
    <w:rsid w:val="00E779B2"/>
    <w:rsid w:val="00E81506"/>
    <w:rsid w:val="00E8220F"/>
    <w:rsid w:val="00E8286D"/>
    <w:rsid w:val="00E8306B"/>
    <w:rsid w:val="00E84BA0"/>
    <w:rsid w:val="00E84C13"/>
    <w:rsid w:val="00E84C27"/>
    <w:rsid w:val="00E87198"/>
    <w:rsid w:val="00E94F12"/>
    <w:rsid w:val="00E96C70"/>
    <w:rsid w:val="00E974BA"/>
    <w:rsid w:val="00EA086E"/>
    <w:rsid w:val="00EA0F03"/>
    <w:rsid w:val="00EA41B6"/>
    <w:rsid w:val="00EA50AE"/>
    <w:rsid w:val="00EB5695"/>
    <w:rsid w:val="00EB723F"/>
    <w:rsid w:val="00EC5D5D"/>
    <w:rsid w:val="00EC63C9"/>
    <w:rsid w:val="00ED1B09"/>
    <w:rsid w:val="00ED4800"/>
    <w:rsid w:val="00ED5D78"/>
    <w:rsid w:val="00ED7BF8"/>
    <w:rsid w:val="00EE37CB"/>
    <w:rsid w:val="00EE50D7"/>
    <w:rsid w:val="00F07CF3"/>
    <w:rsid w:val="00F212F5"/>
    <w:rsid w:val="00F244C6"/>
    <w:rsid w:val="00F26046"/>
    <w:rsid w:val="00F30850"/>
    <w:rsid w:val="00F33635"/>
    <w:rsid w:val="00F337ED"/>
    <w:rsid w:val="00F3660D"/>
    <w:rsid w:val="00F4124C"/>
    <w:rsid w:val="00F4177D"/>
    <w:rsid w:val="00F427AC"/>
    <w:rsid w:val="00F52959"/>
    <w:rsid w:val="00F56036"/>
    <w:rsid w:val="00F608A6"/>
    <w:rsid w:val="00F620BD"/>
    <w:rsid w:val="00F62274"/>
    <w:rsid w:val="00F63B29"/>
    <w:rsid w:val="00F72934"/>
    <w:rsid w:val="00F72C31"/>
    <w:rsid w:val="00F74D60"/>
    <w:rsid w:val="00F80E07"/>
    <w:rsid w:val="00F82FC0"/>
    <w:rsid w:val="00F83098"/>
    <w:rsid w:val="00F84B59"/>
    <w:rsid w:val="00F938B7"/>
    <w:rsid w:val="00F96658"/>
    <w:rsid w:val="00FA4107"/>
    <w:rsid w:val="00FA5598"/>
    <w:rsid w:val="00FA58F5"/>
    <w:rsid w:val="00FB0392"/>
    <w:rsid w:val="00FB3EE3"/>
    <w:rsid w:val="00FC41B4"/>
    <w:rsid w:val="00FC50F5"/>
    <w:rsid w:val="00FC5CE6"/>
    <w:rsid w:val="00FC767D"/>
    <w:rsid w:val="00FD2603"/>
    <w:rsid w:val="00FD2E53"/>
    <w:rsid w:val="00FE26A9"/>
    <w:rsid w:val="00FE3E86"/>
    <w:rsid w:val="00FE7877"/>
    <w:rsid w:val="00FF5083"/>
    <w:rsid w:val="00FF53A2"/>
    <w:rsid w:val="00FF721C"/>
    <w:rsid w:val="00FF7C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90E57"/>
  <w15:chartTrackingRefBased/>
  <w15:docId w15:val="{33BD008C-1BCA-47C5-B8AF-39E0C88F8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62"/>
    <w:rPr>
      <w:rFonts w:ascii="Times New Roman" w:eastAsia="SimSun" w:hAnsi="Times New Roman"/>
    </w:rPr>
  </w:style>
  <w:style w:type="paragraph" w:styleId="Heading1">
    <w:name w:val="heading 1"/>
    <w:next w:val="Normal"/>
    <w:link w:val="Heading1Char"/>
    <w:autoRedefine/>
    <w:uiPriority w:val="9"/>
    <w:qFormat/>
    <w:rsid w:val="00D8082C"/>
    <w:pPr>
      <w:keepNext/>
      <w:keepLines/>
      <w:spacing w:after="0"/>
      <w:outlineLvl w:val="0"/>
    </w:pPr>
    <w:rPr>
      <w:rFonts w:ascii="Times New Roman" w:eastAsia="Times New Roman" w:hAnsi="Times New Roman" w:cs="Times New Roman"/>
      <w:b/>
      <w:color w:val="000000"/>
      <w:u w:color="000000"/>
    </w:rPr>
  </w:style>
  <w:style w:type="paragraph" w:styleId="Heading2">
    <w:name w:val="heading 2"/>
    <w:basedOn w:val="Normal"/>
    <w:next w:val="Normal"/>
    <w:link w:val="Heading2Char"/>
    <w:autoRedefine/>
    <w:uiPriority w:val="9"/>
    <w:unhideWhenUsed/>
    <w:qFormat/>
    <w:rsid w:val="006078AE"/>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635B71"/>
    <w:pPr>
      <w:keepNext/>
      <w:keepLines/>
      <w:spacing w:before="40" w:after="0"/>
      <w:outlineLvl w:val="2"/>
    </w:pPr>
    <w:rPr>
      <w:rFonts w:eastAsiaTheme="majorEastAsia" w:cstheme="majorBidi"/>
      <w:b/>
      <w:color w:val="000000" w:themeColor="text1"/>
      <w:sz w:val="24"/>
      <w:szCs w:val="24"/>
    </w:rPr>
  </w:style>
  <w:style w:type="paragraph" w:styleId="Heading4">
    <w:name w:val="heading 4"/>
    <w:basedOn w:val="Normal"/>
    <w:next w:val="Normal"/>
    <w:link w:val="Heading4Char"/>
    <w:autoRedefine/>
    <w:uiPriority w:val="9"/>
    <w:semiHidden/>
    <w:unhideWhenUsed/>
    <w:qFormat/>
    <w:rsid w:val="00635B71"/>
    <w:pPr>
      <w:keepNext/>
      <w:keepLines/>
      <w:spacing w:before="40" w:after="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792C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2C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2C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2C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2C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8082C"/>
    <w:rPr>
      <w:rFonts w:ascii="Times New Roman" w:eastAsia="Times New Roman" w:hAnsi="Times New Roman" w:cs="Times New Roman"/>
      <w:b/>
      <w:color w:val="000000"/>
      <w:u w:color="000000"/>
    </w:rPr>
  </w:style>
  <w:style w:type="character" w:customStyle="1" w:styleId="Heading2Char">
    <w:name w:val="Heading 2 Char"/>
    <w:basedOn w:val="DefaultParagraphFont"/>
    <w:link w:val="Heading2"/>
    <w:uiPriority w:val="9"/>
    <w:rsid w:val="006078AE"/>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635B71"/>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635B71"/>
    <w:rPr>
      <w:rFonts w:ascii="Times New Roman" w:eastAsiaTheme="majorEastAsia" w:hAnsi="Times New Roman" w:cstheme="majorBidi"/>
      <w:b/>
      <w:i/>
      <w:iCs/>
      <w:color w:val="000000" w:themeColor="text1"/>
    </w:rPr>
  </w:style>
  <w:style w:type="character" w:customStyle="1" w:styleId="Heading5Char">
    <w:name w:val="Heading 5 Char"/>
    <w:basedOn w:val="DefaultParagraphFont"/>
    <w:link w:val="Heading5"/>
    <w:uiPriority w:val="9"/>
    <w:semiHidden/>
    <w:rsid w:val="00792C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C3B"/>
    <w:rPr>
      <w:rFonts w:eastAsiaTheme="majorEastAsia" w:cstheme="majorBidi"/>
      <w:color w:val="272727" w:themeColor="text1" w:themeTint="D8"/>
    </w:rPr>
  </w:style>
  <w:style w:type="paragraph" w:styleId="Title">
    <w:name w:val="Title"/>
    <w:basedOn w:val="Normal"/>
    <w:next w:val="Normal"/>
    <w:link w:val="TitleChar"/>
    <w:uiPriority w:val="10"/>
    <w:qFormat/>
    <w:rsid w:val="00792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C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C3B"/>
    <w:pPr>
      <w:spacing w:before="160"/>
      <w:jc w:val="center"/>
    </w:pPr>
    <w:rPr>
      <w:i/>
      <w:iCs/>
      <w:color w:val="404040" w:themeColor="text1" w:themeTint="BF"/>
    </w:rPr>
  </w:style>
  <w:style w:type="character" w:customStyle="1" w:styleId="QuoteChar">
    <w:name w:val="Quote Char"/>
    <w:basedOn w:val="DefaultParagraphFont"/>
    <w:link w:val="Quote"/>
    <w:uiPriority w:val="29"/>
    <w:rsid w:val="00792C3B"/>
    <w:rPr>
      <w:rFonts w:ascii="Times New Roman" w:eastAsia="SimSun" w:hAnsi="Times New Roman"/>
      <w:i/>
      <w:iCs/>
      <w:color w:val="404040" w:themeColor="text1" w:themeTint="BF"/>
    </w:rPr>
  </w:style>
  <w:style w:type="paragraph" w:styleId="ListParagraph">
    <w:name w:val="List Paragraph"/>
    <w:basedOn w:val="Normal"/>
    <w:uiPriority w:val="34"/>
    <w:qFormat/>
    <w:rsid w:val="00792C3B"/>
    <w:pPr>
      <w:ind w:left="720"/>
      <w:contextualSpacing/>
    </w:pPr>
  </w:style>
  <w:style w:type="character" w:styleId="IntenseEmphasis">
    <w:name w:val="Intense Emphasis"/>
    <w:basedOn w:val="DefaultParagraphFont"/>
    <w:uiPriority w:val="21"/>
    <w:qFormat/>
    <w:rsid w:val="00792C3B"/>
    <w:rPr>
      <w:i/>
      <w:iCs/>
      <w:color w:val="2F5496" w:themeColor="accent1" w:themeShade="BF"/>
    </w:rPr>
  </w:style>
  <w:style w:type="paragraph" w:styleId="IntenseQuote">
    <w:name w:val="Intense Quote"/>
    <w:basedOn w:val="Normal"/>
    <w:next w:val="Normal"/>
    <w:link w:val="IntenseQuoteChar"/>
    <w:uiPriority w:val="30"/>
    <w:qFormat/>
    <w:rsid w:val="00792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C3B"/>
    <w:rPr>
      <w:rFonts w:ascii="Times New Roman" w:eastAsia="SimSun" w:hAnsi="Times New Roman"/>
      <w:i/>
      <w:iCs/>
      <w:color w:val="2F5496" w:themeColor="accent1" w:themeShade="BF"/>
    </w:rPr>
  </w:style>
  <w:style w:type="character" w:styleId="IntenseReference">
    <w:name w:val="Intense Reference"/>
    <w:basedOn w:val="DefaultParagraphFont"/>
    <w:uiPriority w:val="32"/>
    <w:qFormat/>
    <w:rsid w:val="00792C3B"/>
    <w:rPr>
      <w:b/>
      <w:bCs/>
      <w:smallCaps/>
      <w:color w:val="2F5496" w:themeColor="accent1" w:themeShade="BF"/>
      <w:spacing w:val="5"/>
    </w:rPr>
  </w:style>
  <w:style w:type="paragraph" w:styleId="Caption">
    <w:name w:val="caption"/>
    <w:basedOn w:val="Normal"/>
    <w:next w:val="Normal"/>
    <w:uiPriority w:val="35"/>
    <w:unhideWhenUsed/>
    <w:qFormat/>
    <w:rsid w:val="002D5C27"/>
    <w:pPr>
      <w:spacing w:after="200" w:line="240" w:lineRule="auto"/>
    </w:pPr>
    <w:rPr>
      <w:i/>
      <w:iCs/>
      <w:color w:val="44546A" w:themeColor="text2"/>
      <w:sz w:val="18"/>
      <w:szCs w:val="18"/>
    </w:rPr>
  </w:style>
  <w:style w:type="table" w:styleId="TableGrid">
    <w:name w:val="Table Grid"/>
    <w:basedOn w:val="TableNormal"/>
    <w:uiPriority w:val="39"/>
    <w:rsid w:val="005F5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4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47B"/>
    <w:rPr>
      <w:rFonts w:ascii="Times New Roman" w:eastAsia="SimSun" w:hAnsi="Times New Roman"/>
    </w:rPr>
  </w:style>
  <w:style w:type="paragraph" w:styleId="Footer">
    <w:name w:val="footer"/>
    <w:basedOn w:val="Normal"/>
    <w:link w:val="FooterChar"/>
    <w:uiPriority w:val="99"/>
    <w:unhideWhenUsed/>
    <w:rsid w:val="000A4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47B"/>
    <w:rPr>
      <w:rFonts w:ascii="Times New Roman" w:eastAsia="SimSun" w:hAnsi="Times New Roman"/>
    </w:rPr>
  </w:style>
  <w:style w:type="table" w:customStyle="1" w:styleId="TableGrid1">
    <w:name w:val="Table Grid1"/>
    <w:basedOn w:val="TableNormal"/>
    <w:next w:val="TableGrid"/>
    <w:uiPriority w:val="39"/>
    <w:rsid w:val="004F473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A0BF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17B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67A4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52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C5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507E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5723"/>
    <w:rPr>
      <w:color w:val="666666"/>
    </w:rPr>
  </w:style>
  <w:style w:type="character" w:styleId="Hyperlink">
    <w:name w:val="Hyperlink"/>
    <w:basedOn w:val="DefaultParagraphFont"/>
    <w:uiPriority w:val="99"/>
    <w:unhideWhenUsed/>
    <w:rsid w:val="00606FCF"/>
    <w:rPr>
      <w:color w:val="0563C1" w:themeColor="hyperlink"/>
      <w:u w:val="single"/>
    </w:rPr>
  </w:style>
  <w:style w:type="character" w:styleId="UnresolvedMention">
    <w:name w:val="Unresolved Mention"/>
    <w:basedOn w:val="DefaultParagraphFont"/>
    <w:uiPriority w:val="99"/>
    <w:semiHidden/>
    <w:unhideWhenUsed/>
    <w:rsid w:val="00606FCF"/>
    <w:rPr>
      <w:color w:val="605E5C"/>
      <w:shd w:val="clear" w:color="auto" w:fill="E1DFDD"/>
    </w:rPr>
  </w:style>
  <w:style w:type="table" w:customStyle="1" w:styleId="TableGrid6">
    <w:name w:val="Table Grid6"/>
    <w:basedOn w:val="TableNormal"/>
    <w:next w:val="TableGrid"/>
    <w:uiPriority w:val="39"/>
    <w:rsid w:val="005860D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86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62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E5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5892">
      <w:marLeft w:val="640"/>
      <w:marRight w:val="0"/>
      <w:marTop w:val="0"/>
      <w:marBottom w:val="0"/>
      <w:divBdr>
        <w:top w:val="none" w:sz="0" w:space="0" w:color="auto"/>
        <w:left w:val="none" w:sz="0" w:space="0" w:color="auto"/>
        <w:bottom w:val="none" w:sz="0" w:space="0" w:color="auto"/>
        <w:right w:val="none" w:sz="0" w:space="0" w:color="auto"/>
      </w:divBdr>
    </w:div>
    <w:div w:id="20014130">
      <w:marLeft w:val="640"/>
      <w:marRight w:val="0"/>
      <w:marTop w:val="0"/>
      <w:marBottom w:val="0"/>
      <w:divBdr>
        <w:top w:val="none" w:sz="0" w:space="0" w:color="auto"/>
        <w:left w:val="none" w:sz="0" w:space="0" w:color="auto"/>
        <w:bottom w:val="none" w:sz="0" w:space="0" w:color="auto"/>
        <w:right w:val="none" w:sz="0" w:space="0" w:color="auto"/>
      </w:divBdr>
    </w:div>
    <w:div w:id="63264132">
      <w:marLeft w:val="640"/>
      <w:marRight w:val="0"/>
      <w:marTop w:val="0"/>
      <w:marBottom w:val="0"/>
      <w:divBdr>
        <w:top w:val="none" w:sz="0" w:space="0" w:color="auto"/>
        <w:left w:val="none" w:sz="0" w:space="0" w:color="auto"/>
        <w:bottom w:val="none" w:sz="0" w:space="0" w:color="auto"/>
        <w:right w:val="none" w:sz="0" w:space="0" w:color="auto"/>
      </w:divBdr>
    </w:div>
    <w:div w:id="103355829">
      <w:marLeft w:val="640"/>
      <w:marRight w:val="0"/>
      <w:marTop w:val="0"/>
      <w:marBottom w:val="0"/>
      <w:divBdr>
        <w:top w:val="none" w:sz="0" w:space="0" w:color="auto"/>
        <w:left w:val="none" w:sz="0" w:space="0" w:color="auto"/>
        <w:bottom w:val="none" w:sz="0" w:space="0" w:color="auto"/>
        <w:right w:val="none" w:sz="0" w:space="0" w:color="auto"/>
      </w:divBdr>
    </w:div>
    <w:div w:id="134299542">
      <w:marLeft w:val="640"/>
      <w:marRight w:val="0"/>
      <w:marTop w:val="0"/>
      <w:marBottom w:val="0"/>
      <w:divBdr>
        <w:top w:val="none" w:sz="0" w:space="0" w:color="auto"/>
        <w:left w:val="none" w:sz="0" w:space="0" w:color="auto"/>
        <w:bottom w:val="none" w:sz="0" w:space="0" w:color="auto"/>
        <w:right w:val="none" w:sz="0" w:space="0" w:color="auto"/>
      </w:divBdr>
    </w:div>
    <w:div w:id="145905027">
      <w:marLeft w:val="640"/>
      <w:marRight w:val="0"/>
      <w:marTop w:val="0"/>
      <w:marBottom w:val="0"/>
      <w:divBdr>
        <w:top w:val="none" w:sz="0" w:space="0" w:color="auto"/>
        <w:left w:val="none" w:sz="0" w:space="0" w:color="auto"/>
        <w:bottom w:val="none" w:sz="0" w:space="0" w:color="auto"/>
        <w:right w:val="none" w:sz="0" w:space="0" w:color="auto"/>
      </w:divBdr>
    </w:div>
    <w:div w:id="205026801">
      <w:marLeft w:val="640"/>
      <w:marRight w:val="0"/>
      <w:marTop w:val="0"/>
      <w:marBottom w:val="0"/>
      <w:divBdr>
        <w:top w:val="none" w:sz="0" w:space="0" w:color="auto"/>
        <w:left w:val="none" w:sz="0" w:space="0" w:color="auto"/>
        <w:bottom w:val="none" w:sz="0" w:space="0" w:color="auto"/>
        <w:right w:val="none" w:sz="0" w:space="0" w:color="auto"/>
      </w:divBdr>
    </w:div>
    <w:div w:id="250166994">
      <w:marLeft w:val="640"/>
      <w:marRight w:val="0"/>
      <w:marTop w:val="0"/>
      <w:marBottom w:val="0"/>
      <w:divBdr>
        <w:top w:val="none" w:sz="0" w:space="0" w:color="auto"/>
        <w:left w:val="none" w:sz="0" w:space="0" w:color="auto"/>
        <w:bottom w:val="none" w:sz="0" w:space="0" w:color="auto"/>
        <w:right w:val="none" w:sz="0" w:space="0" w:color="auto"/>
      </w:divBdr>
    </w:div>
    <w:div w:id="266620820">
      <w:marLeft w:val="640"/>
      <w:marRight w:val="0"/>
      <w:marTop w:val="0"/>
      <w:marBottom w:val="0"/>
      <w:divBdr>
        <w:top w:val="none" w:sz="0" w:space="0" w:color="auto"/>
        <w:left w:val="none" w:sz="0" w:space="0" w:color="auto"/>
        <w:bottom w:val="none" w:sz="0" w:space="0" w:color="auto"/>
        <w:right w:val="none" w:sz="0" w:space="0" w:color="auto"/>
      </w:divBdr>
    </w:div>
    <w:div w:id="326372578">
      <w:marLeft w:val="640"/>
      <w:marRight w:val="0"/>
      <w:marTop w:val="0"/>
      <w:marBottom w:val="0"/>
      <w:divBdr>
        <w:top w:val="none" w:sz="0" w:space="0" w:color="auto"/>
        <w:left w:val="none" w:sz="0" w:space="0" w:color="auto"/>
        <w:bottom w:val="none" w:sz="0" w:space="0" w:color="auto"/>
        <w:right w:val="none" w:sz="0" w:space="0" w:color="auto"/>
      </w:divBdr>
    </w:div>
    <w:div w:id="340547930">
      <w:marLeft w:val="640"/>
      <w:marRight w:val="0"/>
      <w:marTop w:val="0"/>
      <w:marBottom w:val="0"/>
      <w:divBdr>
        <w:top w:val="none" w:sz="0" w:space="0" w:color="auto"/>
        <w:left w:val="none" w:sz="0" w:space="0" w:color="auto"/>
        <w:bottom w:val="none" w:sz="0" w:space="0" w:color="auto"/>
        <w:right w:val="none" w:sz="0" w:space="0" w:color="auto"/>
      </w:divBdr>
    </w:div>
    <w:div w:id="363672192">
      <w:marLeft w:val="640"/>
      <w:marRight w:val="0"/>
      <w:marTop w:val="0"/>
      <w:marBottom w:val="0"/>
      <w:divBdr>
        <w:top w:val="none" w:sz="0" w:space="0" w:color="auto"/>
        <w:left w:val="none" w:sz="0" w:space="0" w:color="auto"/>
        <w:bottom w:val="none" w:sz="0" w:space="0" w:color="auto"/>
        <w:right w:val="none" w:sz="0" w:space="0" w:color="auto"/>
      </w:divBdr>
    </w:div>
    <w:div w:id="404307721">
      <w:marLeft w:val="640"/>
      <w:marRight w:val="0"/>
      <w:marTop w:val="0"/>
      <w:marBottom w:val="0"/>
      <w:divBdr>
        <w:top w:val="none" w:sz="0" w:space="0" w:color="auto"/>
        <w:left w:val="none" w:sz="0" w:space="0" w:color="auto"/>
        <w:bottom w:val="none" w:sz="0" w:space="0" w:color="auto"/>
        <w:right w:val="none" w:sz="0" w:space="0" w:color="auto"/>
      </w:divBdr>
    </w:div>
    <w:div w:id="407313751">
      <w:marLeft w:val="640"/>
      <w:marRight w:val="0"/>
      <w:marTop w:val="0"/>
      <w:marBottom w:val="0"/>
      <w:divBdr>
        <w:top w:val="none" w:sz="0" w:space="0" w:color="auto"/>
        <w:left w:val="none" w:sz="0" w:space="0" w:color="auto"/>
        <w:bottom w:val="none" w:sz="0" w:space="0" w:color="auto"/>
        <w:right w:val="none" w:sz="0" w:space="0" w:color="auto"/>
      </w:divBdr>
    </w:div>
    <w:div w:id="414283941">
      <w:marLeft w:val="640"/>
      <w:marRight w:val="0"/>
      <w:marTop w:val="0"/>
      <w:marBottom w:val="0"/>
      <w:divBdr>
        <w:top w:val="none" w:sz="0" w:space="0" w:color="auto"/>
        <w:left w:val="none" w:sz="0" w:space="0" w:color="auto"/>
        <w:bottom w:val="none" w:sz="0" w:space="0" w:color="auto"/>
        <w:right w:val="none" w:sz="0" w:space="0" w:color="auto"/>
      </w:divBdr>
    </w:div>
    <w:div w:id="434178387">
      <w:marLeft w:val="640"/>
      <w:marRight w:val="0"/>
      <w:marTop w:val="0"/>
      <w:marBottom w:val="0"/>
      <w:divBdr>
        <w:top w:val="none" w:sz="0" w:space="0" w:color="auto"/>
        <w:left w:val="none" w:sz="0" w:space="0" w:color="auto"/>
        <w:bottom w:val="none" w:sz="0" w:space="0" w:color="auto"/>
        <w:right w:val="none" w:sz="0" w:space="0" w:color="auto"/>
      </w:divBdr>
    </w:div>
    <w:div w:id="504441080">
      <w:marLeft w:val="640"/>
      <w:marRight w:val="0"/>
      <w:marTop w:val="0"/>
      <w:marBottom w:val="0"/>
      <w:divBdr>
        <w:top w:val="none" w:sz="0" w:space="0" w:color="auto"/>
        <w:left w:val="none" w:sz="0" w:space="0" w:color="auto"/>
        <w:bottom w:val="none" w:sz="0" w:space="0" w:color="auto"/>
        <w:right w:val="none" w:sz="0" w:space="0" w:color="auto"/>
      </w:divBdr>
    </w:div>
    <w:div w:id="527179746">
      <w:marLeft w:val="640"/>
      <w:marRight w:val="0"/>
      <w:marTop w:val="0"/>
      <w:marBottom w:val="0"/>
      <w:divBdr>
        <w:top w:val="none" w:sz="0" w:space="0" w:color="auto"/>
        <w:left w:val="none" w:sz="0" w:space="0" w:color="auto"/>
        <w:bottom w:val="none" w:sz="0" w:space="0" w:color="auto"/>
        <w:right w:val="none" w:sz="0" w:space="0" w:color="auto"/>
      </w:divBdr>
    </w:div>
    <w:div w:id="533806634">
      <w:marLeft w:val="640"/>
      <w:marRight w:val="0"/>
      <w:marTop w:val="0"/>
      <w:marBottom w:val="0"/>
      <w:divBdr>
        <w:top w:val="none" w:sz="0" w:space="0" w:color="auto"/>
        <w:left w:val="none" w:sz="0" w:space="0" w:color="auto"/>
        <w:bottom w:val="none" w:sz="0" w:space="0" w:color="auto"/>
        <w:right w:val="none" w:sz="0" w:space="0" w:color="auto"/>
      </w:divBdr>
    </w:div>
    <w:div w:id="537007168">
      <w:marLeft w:val="640"/>
      <w:marRight w:val="0"/>
      <w:marTop w:val="0"/>
      <w:marBottom w:val="0"/>
      <w:divBdr>
        <w:top w:val="none" w:sz="0" w:space="0" w:color="auto"/>
        <w:left w:val="none" w:sz="0" w:space="0" w:color="auto"/>
        <w:bottom w:val="none" w:sz="0" w:space="0" w:color="auto"/>
        <w:right w:val="none" w:sz="0" w:space="0" w:color="auto"/>
      </w:divBdr>
    </w:div>
    <w:div w:id="542597243">
      <w:marLeft w:val="640"/>
      <w:marRight w:val="0"/>
      <w:marTop w:val="0"/>
      <w:marBottom w:val="0"/>
      <w:divBdr>
        <w:top w:val="none" w:sz="0" w:space="0" w:color="auto"/>
        <w:left w:val="none" w:sz="0" w:space="0" w:color="auto"/>
        <w:bottom w:val="none" w:sz="0" w:space="0" w:color="auto"/>
        <w:right w:val="none" w:sz="0" w:space="0" w:color="auto"/>
      </w:divBdr>
    </w:div>
    <w:div w:id="588007052">
      <w:marLeft w:val="640"/>
      <w:marRight w:val="0"/>
      <w:marTop w:val="0"/>
      <w:marBottom w:val="0"/>
      <w:divBdr>
        <w:top w:val="none" w:sz="0" w:space="0" w:color="auto"/>
        <w:left w:val="none" w:sz="0" w:space="0" w:color="auto"/>
        <w:bottom w:val="none" w:sz="0" w:space="0" w:color="auto"/>
        <w:right w:val="none" w:sz="0" w:space="0" w:color="auto"/>
      </w:divBdr>
    </w:div>
    <w:div w:id="600260983">
      <w:marLeft w:val="640"/>
      <w:marRight w:val="0"/>
      <w:marTop w:val="0"/>
      <w:marBottom w:val="0"/>
      <w:divBdr>
        <w:top w:val="none" w:sz="0" w:space="0" w:color="auto"/>
        <w:left w:val="none" w:sz="0" w:space="0" w:color="auto"/>
        <w:bottom w:val="none" w:sz="0" w:space="0" w:color="auto"/>
        <w:right w:val="none" w:sz="0" w:space="0" w:color="auto"/>
      </w:divBdr>
    </w:div>
    <w:div w:id="623385243">
      <w:marLeft w:val="640"/>
      <w:marRight w:val="0"/>
      <w:marTop w:val="0"/>
      <w:marBottom w:val="0"/>
      <w:divBdr>
        <w:top w:val="none" w:sz="0" w:space="0" w:color="auto"/>
        <w:left w:val="none" w:sz="0" w:space="0" w:color="auto"/>
        <w:bottom w:val="none" w:sz="0" w:space="0" w:color="auto"/>
        <w:right w:val="none" w:sz="0" w:space="0" w:color="auto"/>
      </w:divBdr>
    </w:div>
    <w:div w:id="638073565">
      <w:marLeft w:val="640"/>
      <w:marRight w:val="0"/>
      <w:marTop w:val="0"/>
      <w:marBottom w:val="0"/>
      <w:divBdr>
        <w:top w:val="none" w:sz="0" w:space="0" w:color="auto"/>
        <w:left w:val="none" w:sz="0" w:space="0" w:color="auto"/>
        <w:bottom w:val="none" w:sz="0" w:space="0" w:color="auto"/>
        <w:right w:val="none" w:sz="0" w:space="0" w:color="auto"/>
      </w:divBdr>
    </w:div>
    <w:div w:id="709959197">
      <w:marLeft w:val="640"/>
      <w:marRight w:val="0"/>
      <w:marTop w:val="0"/>
      <w:marBottom w:val="0"/>
      <w:divBdr>
        <w:top w:val="none" w:sz="0" w:space="0" w:color="auto"/>
        <w:left w:val="none" w:sz="0" w:space="0" w:color="auto"/>
        <w:bottom w:val="none" w:sz="0" w:space="0" w:color="auto"/>
        <w:right w:val="none" w:sz="0" w:space="0" w:color="auto"/>
      </w:divBdr>
    </w:div>
    <w:div w:id="772936743">
      <w:marLeft w:val="640"/>
      <w:marRight w:val="0"/>
      <w:marTop w:val="0"/>
      <w:marBottom w:val="0"/>
      <w:divBdr>
        <w:top w:val="none" w:sz="0" w:space="0" w:color="auto"/>
        <w:left w:val="none" w:sz="0" w:space="0" w:color="auto"/>
        <w:bottom w:val="none" w:sz="0" w:space="0" w:color="auto"/>
        <w:right w:val="none" w:sz="0" w:space="0" w:color="auto"/>
      </w:divBdr>
    </w:div>
    <w:div w:id="844052703">
      <w:marLeft w:val="640"/>
      <w:marRight w:val="0"/>
      <w:marTop w:val="0"/>
      <w:marBottom w:val="0"/>
      <w:divBdr>
        <w:top w:val="none" w:sz="0" w:space="0" w:color="auto"/>
        <w:left w:val="none" w:sz="0" w:space="0" w:color="auto"/>
        <w:bottom w:val="none" w:sz="0" w:space="0" w:color="auto"/>
        <w:right w:val="none" w:sz="0" w:space="0" w:color="auto"/>
      </w:divBdr>
    </w:div>
    <w:div w:id="981423144">
      <w:marLeft w:val="640"/>
      <w:marRight w:val="0"/>
      <w:marTop w:val="0"/>
      <w:marBottom w:val="0"/>
      <w:divBdr>
        <w:top w:val="none" w:sz="0" w:space="0" w:color="auto"/>
        <w:left w:val="none" w:sz="0" w:space="0" w:color="auto"/>
        <w:bottom w:val="none" w:sz="0" w:space="0" w:color="auto"/>
        <w:right w:val="none" w:sz="0" w:space="0" w:color="auto"/>
      </w:divBdr>
    </w:div>
    <w:div w:id="997265976">
      <w:marLeft w:val="640"/>
      <w:marRight w:val="0"/>
      <w:marTop w:val="0"/>
      <w:marBottom w:val="0"/>
      <w:divBdr>
        <w:top w:val="none" w:sz="0" w:space="0" w:color="auto"/>
        <w:left w:val="none" w:sz="0" w:space="0" w:color="auto"/>
        <w:bottom w:val="none" w:sz="0" w:space="0" w:color="auto"/>
        <w:right w:val="none" w:sz="0" w:space="0" w:color="auto"/>
      </w:divBdr>
    </w:div>
    <w:div w:id="1023048828">
      <w:marLeft w:val="640"/>
      <w:marRight w:val="0"/>
      <w:marTop w:val="0"/>
      <w:marBottom w:val="0"/>
      <w:divBdr>
        <w:top w:val="none" w:sz="0" w:space="0" w:color="auto"/>
        <w:left w:val="none" w:sz="0" w:space="0" w:color="auto"/>
        <w:bottom w:val="none" w:sz="0" w:space="0" w:color="auto"/>
        <w:right w:val="none" w:sz="0" w:space="0" w:color="auto"/>
      </w:divBdr>
    </w:div>
    <w:div w:id="1029645760">
      <w:marLeft w:val="640"/>
      <w:marRight w:val="0"/>
      <w:marTop w:val="0"/>
      <w:marBottom w:val="0"/>
      <w:divBdr>
        <w:top w:val="none" w:sz="0" w:space="0" w:color="auto"/>
        <w:left w:val="none" w:sz="0" w:space="0" w:color="auto"/>
        <w:bottom w:val="none" w:sz="0" w:space="0" w:color="auto"/>
        <w:right w:val="none" w:sz="0" w:space="0" w:color="auto"/>
      </w:divBdr>
    </w:div>
    <w:div w:id="1033266170">
      <w:marLeft w:val="640"/>
      <w:marRight w:val="0"/>
      <w:marTop w:val="0"/>
      <w:marBottom w:val="0"/>
      <w:divBdr>
        <w:top w:val="none" w:sz="0" w:space="0" w:color="auto"/>
        <w:left w:val="none" w:sz="0" w:space="0" w:color="auto"/>
        <w:bottom w:val="none" w:sz="0" w:space="0" w:color="auto"/>
        <w:right w:val="none" w:sz="0" w:space="0" w:color="auto"/>
      </w:divBdr>
    </w:div>
    <w:div w:id="1084884057">
      <w:marLeft w:val="640"/>
      <w:marRight w:val="0"/>
      <w:marTop w:val="0"/>
      <w:marBottom w:val="0"/>
      <w:divBdr>
        <w:top w:val="none" w:sz="0" w:space="0" w:color="auto"/>
        <w:left w:val="none" w:sz="0" w:space="0" w:color="auto"/>
        <w:bottom w:val="none" w:sz="0" w:space="0" w:color="auto"/>
        <w:right w:val="none" w:sz="0" w:space="0" w:color="auto"/>
      </w:divBdr>
    </w:div>
    <w:div w:id="1163082230">
      <w:marLeft w:val="640"/>
      <w:marRight w:val="0"/>
      <w:marTop w:val="0"/>
      <w:marBottom w:val="0"/>
      <w:divBdr>
        <w:top w:val="none" w:sz="0" w:space="0" w:color="auto"/>
        <w:left w:val="none" w:sz="0" w:space="0" w:color="auto"/>
        <w:bottom w:val="none" w:sz="0" w:space="0" w:color="auto"/>
        <w:right w:val="none" w:sz="0" w:space="0" w:color="auto"/>
      </w:divBdr>
    </w:div>
    <w:div w:id="1175799583">
      <w:marLeft w:val="640"/>
      <w:marRight w:val="0"/>
      <w:marTop w:val="0"/>
      <w:marBottom w:val="0"/>
      <w:divBdr>
        <w:top w:val="none" w:sz="0" w:space="0" w:color="auto"/>
        <w:left w:val="none" w:sz="0" w:space="0" w:color="auto"/>
        <w:bottom w:val="none" w:sz="0" w:space="0" w:color="auto"/>
        <w:right w:val="none" w:sz="0" w:space="0" w:color="auto"/>
      </w:divBdr>
    </w:div>
    <w:div w:id="1201239511">
      <w:marLeft w:val="640"/>
      <w:marRight w:val="0"/>
      <w:marTop w:val="0"/>
      <w:marBottom w:val="0"/>
      <w:divBdr>
        <w:top w:val="none" w:sz="0" w:space="0" w:color="auto"/>
        <w:left w:val="none" w:sz="0" w:space="0" w:color="auto"/>
        <w:bottom w:val="none" w:sz="0" w:space="0" w:color="auto"/>
        <w:right w:val="none" w:sz="0" w:space="0" w:color="auto"/>
      </w:divBdr>
    </w:div>
    <w:div w:id="1208254420">
      <w:marLeft w:val="640"/>
      <w:marRight w:val="0"/>
      <w:marTop w:val="0"/>
      <w:marBottom w:val="0"/>
      <w:divBdr>
        <w:top w:val="none" w:sz="0" w:space="0" w:color="auto"/>
        <w:left w:val="none" w:sz="0" w:space="0" w:color="auto"/>
        <w:bottom w:val="none" w:sz="0" w:space="0" w:color="auto"/>
        <w:right w:val="none" w:sz="0" w:space="0" w:color="auto"/>
      </w:divBdr>
    </w:div>
    <w:div w:id="1242567324">
      <w:marLeft w:val="640"/>
      <w:marRight w:val="0"/>
      <w:marTop w:val="0"/>
      <w:marBottom w:val="0"/>
      <w:divBdr>
        <w:top w:val="none" w:sz="0" w:space="0" w:color="auto"/>
        <w:left w:val="none" w:sz="0" w:space="0" w:color="auto"/>
        <w:bottom w:val="none" w:sz="0" w:space="0" w:color="auto"/>
        <w:right w:val="none" w:sz="0" w:space="0" w:color="auto"/>
      </w:divBdr>
    </w:div>
    <w:div w:id="1275359648">
      <w:marLeft w:val="640"/>
      <w:marRight w:val="0"/>
      <w:marTop w:val="0"/>
      <w:marBottom w:val="0"/>
      <w:divBdr>
        <w:top w:val="none" w:sz="0" w:space="0" w:color="auto"/>
        <w:left w:val="none" w:sz="0" w:space="0" w:color="auto"/>
        <w:bottom w:val="none" w:sz="0" w:space="0" w:color="auto"/>
        <w:right w:val="none" w:sz="0" w:space="0" w:color="auto"/>
      </w:divBdr>
    </w:div>
    <w:div w:id="1279141073">
      <w:marLeft w:val="640"/>
      <w:marRight w:val="0"/>
      <w:marTop w:val="0"/>
      <w:marBottom w:val="0"/>
      <w:divBdr>
        <w:top w:val="none" w:sz="0" w:space="0" w:color="auto"/>
        <w:left w:val="none" w:sz="0" w:space="0" w:color="auto"/>
        <w:bottom w:val="none" w:sz="0" w:space="0" w:color="auto"/>
        <w:right w:val="none" w:sz="0" w:space="0" w:color="auto"/>
      </w:divBdr>
    </w:div>
    <w:div w:id="1293169217">
      <w:marLeft w:val="640"/>
      <w:marRight w:val="0"/>
      <w:marTop w:val="0"/>
      <w:marBottom w:val="0"/>
      <w:divBdr>
        <w:top w:val="none" w:sz="0" w:space="0" w:color="auto"/>
        <w:left w:val="none" w:sz="0" w:space="0" w:color="auto"/>
        <w:bottom w:val="none" w:sz="0" w:space="0" w:color="auto"/>
        <w:right w:val="none" w:sz="0" w:space="0" w:color="auto"/>
      </w:divBdr>
    </w:div>
    <w:div w:id="1341588180">
      <w:marLeft w:val="640"/>
      <w:marRight w:val="0"/>
      <w:marTop w:val="0"/>
      <w:marBottom w:val="0"/>
      <w:divBdr>
        <w:top w:val="none" w:sz="0" w:space="0" w:color="auto"/>
        <w:left w:val="none" w:sz="0" w:space="0" w:color="auto"/>
        <w:bottom w:val="none" w:sz="0" w:space="0" w:color="auto"/>
        <w:right w:val="none" w:sz="0" w:space="0" w:color="auto"/>
      </w:divBdr>
    </w:div>
    <w:div w:id="1390497742">
      <w:marLeft w:val="640"/>
      <w:marRight w:val="0"/>
      <w:marTop w:val="0"/>
      <w:marBottom w:val="0"/>
      <w:divBdr>
        <w:top w:val="none" w:sz="0" w:space="0" w:color="auto"/>
        <w:left w:val="none" w:sz="0" w:space="0" w:color="auto"/>
        <w:bottom w:val="none" w:sz="0" w:space="0" w:color="auto"/>
        <w:right w:val="none" w:sz="0" w:space="0" w:color="auto"/>
      </w:divBdr>
    </w:div>
    <w:div w:id="1468232574">
      <w:marLeft w:val="640"/>
      <w:marRight w:val="0"/>
      <w:marTop w:val="0"/>
      <w:marBottom w:val="0"/>
      <w:divBdr>
        <w:top w:val="none" w:sz="0" w:space="0" w:color="auto"/>
        <w:left w:val="none" w:sz="0" w:space="0" w:color="auto"/>
        <w:bottom w:val="none" w:sz="0" w:space="0" w:color="auto"/>
        <w:right w:val="none" w:sz="0" w:space="0" w:color="auto"/>
      </w:divBdr>
    </w:div>
    <w:div w:id="1513446380">
      <w:marLeft w:val="640"/>
      <w:marRight w:val="0"/>
      <w:marTop w:val="0"/>
      <w:marBottom w:val="0"/>
      <w:divBdr>
        <w:top w:val="none" w:sz="0" w:space="0" w:color="auto"/>
        <w:left w:val="none" w:sz="0" w:space="0" w:color="auto"/>
        <w:bottom w:val="none" w:sz="0" w:space="0" w:color="auto"/>
        <w:right w:val="none" w:sz="0" w:space="0" w:color="auto"/>
      </w:divBdr>
    </w:div>
    <w:div w:id="1536238588">
      <w:marLeft w:val="640"/>
      <w:marRight w:val="0"/>
      <w:marTop w:val="0"/>
      <w:marBottom w:val="0"/>
      <w:divBdr>
        <w:top w:val="none" w:sz="0" w:space="0" w:color="auto"/>
        <w:left w:val="none" w:sz="0" w:space="0" w:color="auto"/>
        <w:bottom w:val="none" w:sz="0" w:space="0" w:color="auto"/>
        <w:right w:val="none" w:sz="0" w:space="0" w:color="auto"/>
      </w:divBdr>
    </w:div>
    <w:div w:id="1572303547">
      <w:marLeft w:val="640"/>
      <w:marRight w:val="0"/>
      <w:marTop w:val="0"/>
      <w:marBottom w:val="0"/>
      <w:divBdr>
        <w:top w:val="none" w:sz="0" w:space="0" w:color="auto"/>
        <w:left w:val="none" w:sz="0" w:space="0" w:color="auto"/>
        <w:bottom w:val="none" w:sz="0" w:space="0" w:color="auto"/>
        <w:right w:val="none" w:sz="0" w:space="0" w:color="auto"/>
      </w:divBdr>
    </w:div>
    <w:div w:id="1574508891">
      <w:marLeft w:val="640"/>
      <w:marRight w:val="0"/>
      <w:marTop w:val="0"/>
      <w:marBottom w:val="0"/>
      <w:divBdr>
        <w:top w:val="none" w:sz="0" w:space="0" w:color="auto"/>
        <w:left w:val="none" w:sz="0" w:space="0" w:color="auto"/>
        <w:bottom w:val="none" w:sz="0" w:space="0" w:color="auto"/>
        <w:right w:val="none" w:sz="0" w:space="0" w:color="auto"/>
      </w:divBdr>
    </w:div>
    <w:div w:id="1585870487">
      <w:marLeft w:val="640"/>
      <w:marRight w:val="0"/>
      <w:marTop w:val="0"/>
      <w:marBottom w:val="0"/>
      <w:divBdr>
        <w:top w:val="none" w:sz="0" w:space="0" w:color="auto"/>
        <w:left w:val="none" w:sz="0" w:space="0" w:color="auto"/>
        <w:bottom w:val="none" w:sz="0" w:space="0" w:color="auto"/>
        <w:right w:val="none" w:sz="0" w:space="0" w:color="auto"/>
      </w:divBdr>
    </w:div>
    <w:div w:id="1604529439">
      <w:marLeft w:val="640"/>
      <w:marRight w:val="0"/>
      <w:marTop w:val="0"/>
      <w:marBottom w:val="0"/>
      <w:divBdr>
        <w:top w:val="none" w:sz="0" w:space="0" w:color="auto"/>
        <w:left w:val="none" w:sz="0" w:space="0" w:color="auto"/>
        <w:bottom w:val="none" w:sz="0" w:space="0" w:color="auto"/>
        <w:right w:val="none" w:sz="0" w:space="0" w:color="auto"/>
      </w:divBdr>
    </w:div>
    <w:div w:id="1621456788">
      <w:marLeft w:val="640"/>
      <w:marRight w:val="0"/>
      <w:marTop w:val="0"/>
      <w:marBottom w:val="0"/>
      <w:divBdr>
        <w:top w:val="none" w:sz="0" w:space="0" w:color="auto"/>
        <w:left w:val="none" w:sz="0" w:space="0" w:color="auto"/>
        <w:bottom w:val="none" w:sz="0" w:space="0" w:color="auto"/>
        <w:right w:val="none" w:sz="0" w:space="0" w:color="auto"/>
      </w:divBdr>
    </w:div>
    <w:div w:id="1653945376">
      <w:marLeft w:val="640"/>
      <w:marRight w:val="0"/>
      <w:marTop w:val="0"/>
      <w:marBottom w:val="0"/>
      <w:divBdr>
        <w:top w:val="none" w:sz="0" w:space="0" w:color="auto"/>
        <w:left w:val="none" w:sz="0" w:space="0" w:color="auto"/>
        <w:bottom w:val="none" w:sz="0" w:space="0" w:color="auto"/>
        <w:right w:val="none" w:sz="0" w:space="0" w:color="auto"/>
      </w:divBdr>
    </w:div>
    <w:div w:id="1656688073">
      <w:marLeft w:val="640"/>
      <w:marRight w:val="0"/>
      <w:marTop w:val="0"/>
      <w:marBottom w:val="0"/>
      <w:divBdr>
        <w:top w:val="none" w:sz="0" w:space="0" w:color="auto"/>
        <w:left w:val="none" w:sz="0" w:space="0" w:color="auto"/>
        <w:bottom w:val="none" w:sz="0" w:space="0" w:color="auto"/>
        <w:right w:val="none" w:sz="0" w:space="0" w:color="auto"/>
      </w:divBdr>
    </w:div>
    <w:div w:id="1680572338">
      <w:marLeft w:val="640"/>
      <w:marRight w:val="0"/>
      <w:marTop w:val="0"/>
      <w:marBottom w:val="0"/>
      <w:divBdr>
        <w:top w:val="none" w:sz="0" w:space="0" w:color="auto"/>
        <w:left w:val="none" w:sz="0" w:space="0" w:color="auto"/>
        <w:bottom w:val="none" w:sz="0" w:space="0" w:color="auto"/>
        <w:right w:val="none" w:sz="0" w:space="0" w:color="auto"/>
      </w:divBdr>
    </w:div>
    <w:div w:id="1688674400">
      <w:marLeft w:val="640"/>
      <w:marRight w:val="0"/>
      <w:marTop w:val="0"/>
      <w:marBottom w:val="0"/>
      <w:divBdr>
        <w:top w:val="none" w:sz="0" w:space="0" w:color="auto"/>
        <w:left w:val="none" w:sz="0" w:space="0" w:color="auto"/>
        <w:bottom w:val="none" w:sz="0" w:space="0" w:color="auto"/>
        <w:right w:val="none" w:sz="0" w:space="0" w:color="auto"/>
      </w:divBdr>
    </w:div>
    <w:div w:id="1712221693">
      <w:marLeft w:val="640"/>
      <w:marRight w:val="0"/>
      <w:marTop w:val="0"/>
      <w:marBottom w:val="0"/>
      <w:divBdr>
        <w:top w:val="none" w:sz="0" w:space="0" w:color="auto"/>
        <w:left w:val="none" w:sz="0" w:space="0" w:color="auto"/>
        <w:bottom w:val="none" w:sz="0" w:space="0" w:color="auto"/>
        <w:right w:val="none" w:sz="0" w:space="0" w:color="auto"/>
      </w:divBdr>
    </w:div>
    <w:div w:id="1731002982">
      <w:marLeft w:val="640"/>
      <w:marRight w:val="0"/>
      <w:marTop w:val="0"/>
      <w:marBottom w:val="0"/>
      <w:divBdr>
        <w:top w:val="none" w:sz="0" w:space="0" w:color="auto"/>
        <w:left w:val="none" w:sz="0" w:space="0" w:color="auto"/>
        <w:bottom w:val="none" w:sz="0" w:space="0" w:color="auto"/>
        <w:right w:val="none" w:sz="0" w:space="0" w:color="auto"/>
      </w:divBdr>
    </w:div>
    <w:div w:id="1793281656">
      <w:marLeft w:val="640"/>
      <w:marRight w:val="0"/>
      <w:marTop w:val="0"/>
      <w:marBottom w:val="0"/>
      <w:divBdr>
        <w:top w:val="none" w:sz="0" w:space="0" w:color="auto"/>
        <w:left w:val="none" w:sz="0" w:space="0" w:color="auto"/>
        <w:bottom w:val="none" w:sz="0" w:space="0" w:color="auto"/>
        <w:right w:val="none" w:sz="0" w:space="0" w:color="auto"/>
      </w:divBdr>
    </w:div>
    <w:div w:id="1822690171">
      <w:marLeft w:val="640"/>
      <w:marRight w:val="0"/>
      <w:marTop w:val="0"/>
      <w:marBottom w:val="0"/>
      <w:divBdr>
        <w:top w:val="none" w:sz="0" w:space="0" w:color="auto"/>
        <w:left w:val="none" w:sz="0" w:space="0" w:color="auto"/>
        <w:bottom w:val="none" w:sz="0" w:space="0" w:color="auto"/>
        <w:right w:val="none" w:sz="0" w:space="0" w:color="auto"/>
      </w:divBdr>
    </w:div>
    <w:div w:id="1903976577">
      <w:marLeft w:val="640"/>
      <w:marRight w:val="0"/>
      <w:marTop w:val="0"/>
      <w:marBottom w:val="0"/>
      <w:divBdr>
        <w:top w:val="none" w:sz="0" w:space="0" w:color="auto"/>
        <w:left w:val="none" w:sz="0" w:space="0" w:color="auto"/>
        <w:bottom w:val="none" w:sz="0" w:space="0" w:color="auto"/>
        <w:right w:val="none" w:sz="0" w:space="0" w:color="auto"/>
      </w:divBdr>
    </w:div>
    <w:div w:id="1936089749">
      <w:marLeft w:val="640"/>
      <w:marRight w:val="0"/>
      <w:marTop w:val="0"/>
      <w:marBottom w:val="0"/>
      <w:divBdr>
        <w:top w:val="none" w:sz="0" w:space="0" w:color="auto"/>
        <w:left w:val="none" w:sz="0" w:space="0" w:color="auto"/>
        <w:bottom w:val="none" w:sz="0" w:space="0" w:color="auto"/>
        <w:right w:val="none" w:sz="0" w:space="0" w:color="auto"/>
      </w:divBdr>
    </w:div>
    <w:div w:id="1943149867">
      <w:marLeft w:val="640"/>
      <w:marRight w:val="0"/>
      <w:marTop w:val="0"/>
      <w:marBottom w:val="0"/>
      <w:divBdr>
        <w:top w:val="none" w:sz="0" w:space="0" w:color="auto"/>
        <w:left w:val="none" w:sz="0" w:space="0" w:color="auto"/>
        <w:bottom w:val="none" w:sz="0" w:space="0" w:color="auto"/>
        <w:right w:val="none" w:sz="0" w:space="0" w:color="auto"/>
      </w:divBdr>
    </w:div>
    <w:div w:id="1955793592">
      <w:marLeft w:val="640"/>
      <w:marRight w:val="0"/>
      <w:marTop w:val="0"/>
      <w:marBottom w:val="0"/>
      <w:divBdr>
        <w:top w:val="none" w:sz="0" w:space="0" w:color="auto"/>
        <w:left w:val="none" w:sz="0" w:space="0" w:color="auto"/>
        <w:bottom w:val="none" w:sz="0" w:space="0" w:color="auto"/>
        <w:right w:val="none" w:sz="0" w:space="0" w:color="auto"/>
      </w:divBdr>
    </w:div>
    <w:div w:id="2110159614">
      <w:marLeft w:val="640"/>
      <w:marRight w:val="0"/>
      <w:marTop w:val="0"/>
      <w:marBottom w:val="0"/>
      <w:divBdr>
        <w:top w:val="none" w:sz="0" w:space="0" w:color="auto"/>
        <w:left w:val="none" w:sz="0" w:space="0" w:color="auto"/>
        <w:bottom w:val="none" w:sz="0" w:space="0" w:color="auto"/>
        <w:right w:val="none" w:sz="0" w:space="0" w:color="auto"/>
      </w:divBdr>
    </w:div>
    <w:div w:id="2127044682">
      <w:marLeft w:val="640"/>
      <w:marRight w:val="0"/>
      <w:marTop w:val="0"/>
      <w:marBottom w:val="0"/>
      <w:divBdr>
        <w:top w:val="none" w:sz="0" w:space="0" w:color="auto"/>
        <w:left w:val="none" w:sz="0" w:space="0" w:color="auto"/>
        <w:bottom w:val="none" w:sz="0" w:space="0" w:color="auto"/>
        <w:right w:val="none" w:sz="0" w:space="0" w:color="auto"/>
      </w:divBdr>
    </w:div>
    <w:div w:id="213459438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F9D34D-2FF5-4C7F-B09B-4348CD01DEF7}"/>
      </w:docPartPr>
      <w:docPartBody>
        <w:p w:rsidR="00B273B6" w:rsidRDefault="00F365AF">
          <w:r w:rsidRPr="00A47493">
            <w:rPr>
              <w:rStyle w:val="PlaceholderText"/>
            </w:rPr>
            <w:t>Click or tap here to enter text.</w:t>
          </w:r>
        </w:p>
      </w:docPartBody>
    </w:docPart>
    <w:docPart>
      <w:docPartPr>
        <w:name w:val="54188704F0C441758353C5DBB0B48655"/>
        <w:category>
          <w:name w:val="General"/>
          <w:gallery w:val="placeholder"/>
        </w:category>
        <w:types>
          <w:type w:val="bbPlcHdr"/>
        </w:types>
        <w:behaviors>
          <w:behavior w:val="content"/>
        </w:behaviors>
        <w:guid w:val="{F7813A65-13DC-4BFB-B885-1EADA3A819AF}"/>
      </w:docPartPr>
      <w:docPartBody>
        <w:p w:rsidR="00306EBA" w:rsidRDefault="00606908" w:rsidP="00606908">
          <w:pPr>
            <w:pStyle w:val="54188704F0C441758353C5DBB0B48655"/>
          </w:pPr>
          <w:r w:rsidRPr="001410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76F"/>
    <w:rsid w:val="0001270F"/>
    <w:rsid w:val="00025FD3"/>
    <w:rsid w:val="00031317"/>
    <w:rsid w:val="00082E87"/>
    <w:rsid w:val="000B7B89"/>
    <w:rsid w:val="000C332C"/>
    <w:rsid w:val="000E7D3E"/>
    <w:rsid w:val="00112593"/>
    <w:rsid w:val="00143344"/>
    <w:rsid w:val="001C0D76"/>
    <w:rsid w:val="001F7ED4"/>
    <w:rsid w:val="0028283B"/>
    <w:rsid w:val="0028483B"/>
    <w:rsid w:val="00306EBA"/>
    <w:rsid w:val="00307D32"/>
    <w:rsid w:val="00346CB2"/>
    <w:rsid w:val="003521D4"/>
    <w:rsid w:val="00395190"/>
    <w:rsid w:val="003B7069"/>
    <w:rsid w:val="003E45A4"/>
    <w:rsid w:val="00404758"/>
    <w:rsid w:val="00451349"/>
    <w:rsid w:val="004747BF"/>
    <w:rsid w:val="004A145D"/>
    <w:rsid w:val="004C5FEE"/>
    <w:rsid w:val="004D359B"/>
    <w:rsid w:val="004F5100"/>
    <w:rsid w:val="00507FE8"/>
    <w:rsid w:val="0054676F"/>
    <w:rsid w:val="005527CB"/>
    <w:rsid w:val="005E56A3"/>
    <w:rsid w:val="005E7480"/>
    <w:rsid w:val="005F5D53"/>
    <w:rsid w:val="00606908"/>
    <w:rsid w:val="00612255"/>
    <w:rsid w:val="0064683F"/>
    <w:rsid w:val="00752749"/>
    <w:rsid w:val="0079534B"/>
    <w:rsid w:val="007C0A22"/>
    <w:rsid w:val="007F5C07"/>
    <w:rsid w:val="008000AF"/>
    <w:rsid w:val="008031A5"/>
    <w:rsid w:val="0081475D"/>
    <w:rsid w:val="0082006E"/>
    <w:rsid w:val="008301B3"/>
    <w:rsid w:val="008D2630"/>
    <w:rsid w:val="00947C3F"/>
    <w:rsid w:val="009755E9"/>
    <w:rsid w:val="009A21B8"/>
    <w:rsid w:val="009C4E55"/>
    <w:rsid w:val="00A46FA5"/>
    <w:rsid w:val="00A521FE"/>
    <w:rsid w:val="00AD396E"/>
    <w:rsid w:val="00AD7D25"/>
    <w:rsid w:val="00AF428F"/>
    <w:rsid w:val="00B273B6"/>
    <w:rsid w:val="00B34C5C"/>
    <w:rsid w:val="00B60F2C"/>
    <w:rsid w:val="00B737B9"/>
    <w:rsid w:val="00BD42A8"/>
    <w:rsid w:val="00BD721E"/>
    <w:rsid w:val="00C82E61"/>
    <w:rsid w:val="00C92F37"/>
    <w:rsid w:val="00CA1625"/>
    <w:rsid w:val="00CD4C98"/>
    <w:rsid w:val="00D2031D"/>
    <w:rsid w:val="00D23D2B"/>
    <w:rsid w:val="00D36565"/>
    <w:rsid w:val="00D73C9B"/>
    <w:rsid w:val="00D77A4B"/>
    <w:rsid w:val="00D97F46"/>
    <w:rsid w:val="00DF5E3E"/>
    <w:rsid w:val="00EC189D"/>
    <w:rsid w:val="00F365AF"/>
    <w:rsid w:val="00F427AC"/>
    <w:rsid w:val="00F50B44"/>
    <w:rsid w:val="00F938B7"/>
    <w:rsid w:val="00FB0392"/>
    <w:rsid w:val="00FC50F5"/>
    <w:rsid w:val="00FE3E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6908"/>
    <w:rPr>
      <w:color w:val="666666"/>
    </w:rPr>
  </w:style>
  <w:style w:type="paragraph" w:customStyle="1" w:styleId="54188704F0C441758353C5DBB0B48655">
    <w:name w:val="54188704F0C441758353C5DBB0B48655"/>
    <w:rsid w:val="006069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950297-A483-45BC-84EC-421DB321B1D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544338120"/>
    <we:property name="MENDELEY_CITATIONS" value="[{&quot;citationID&quot;:&quot;MENDELEY_CITATION_f4ee0f95-812e-4f49-8338-05cf2d59760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&quot;,&quot;citationItems&quot;:[{&quot;id&quot;:&quot;ecf9c92f-6770-3b5e-9bc1-ccae4e57b6aa&quot;,&quot;itemData&quot;:{&quot;type&quot;:&quot;article-journal&quot;,&quot;id&quot;:&quot;ecf9c92f-6770-3b5e-9bc1-ccae4e57b6aa&quot;,&quot;title&quot;:&quot;Epstein-Barr virus and nasopharyngeal carcinoma&quot;,&quot;author&quot;:[{&quot;family&quot;:&quot;Young&quot;,&quot;given&quot;:&quot;Lawrence S.&quot;,&quot;parse-names&quot;:false,&quot;dropping-particle&quot;:&quot;&quot;,&quot;non-dropping-particle&quot;:&quot;&quot;},{&quot;family&quot;:&quot;Dawson&quot;,&quot;given&quot;:&quot;Christopher W.&quot;,&quot;parse-names&quot;:false,&quot;dropping-particle&quot;:&quot;&quot;,&quot;non-dropping-particle&quot;:&quot;&quot;}],&quot;container-title&quot;:&quot;Chinese Journal of Cancer&quot;,&quot;container-title-short&quot;:&quot;Chin. J. Cancer&quot;,&quot;accessed&quot;:{&quot;date-parts&quot;:[[2026,3,4]]},&quot;DOI&quot;:&quot;10.5732/cjc.014.10197&quot;,&quot;ISSN&quot;:&quot;1944446X&quot;,&quot;PMID&quot;:&quot;25418193&quot;,&quot;URL&quot;:&quot;https://pmc.ncbi.nlm.nih.gov/articles/PMC4308653/&quot;,&quot;issued&quot;:{&quot;date-parts&quot;:[[2014,11,21]]},&quot;page&quot;:&quot;581&quot;,&quot;abstract&quot;:&quot;Since its discovery 50 years ago, Epstein-Barr virus (EBV) has been linked to the development of cancers originating from both lymphoid and epithelial cells. Approximately 95% of the world’s population sustains an asymptomatic, life-long infection with EBV. The virus persists in the memory B-cell pool of normal healthy individuals, and any disruption of this interaction results in virus-associated B-cell tumors. The association of EBV with epithelial cell tumors, specifically nasopharyngeal carcinoma (NPC) and EBV-positive gastric carcinoma (EBV-GC), is less clear and is currently thought to be caused by the aberrant establishment of virus latency in epithelial cells that display premalignant genetic changes. Although the precise role of EBV in the carcinogenic process is currently poorly understood, the presence of the virus in all tumor cells provides opportunities for developing novel therapeutic and diagnostic approaches. The study of EBV and its role in carcinomas continues to provide insight into the carcinogenic process that is relevant to a broader understanding of tumor pathogenesis and to the development of targeted cancer therapies.&quot;,&quot;publisher&quot;:&quot;Landes Bioscience&quot;,&quot;issue&quot;:&quot;12&quot;,&quot;volume&quot;:&quot;33&quot;},&quot;isTemporary&quot;:false},{&quot;id&quot;:&quot;fc4dc13f-febf-3bc5-889c-e99b00011c1a&quot;,&quot;itemData&quot;:{&quot;type&quot;:&quot;article-journal&quot;,&quot;id&quot;:&quot;fc4dc13f-febf-3bc5-889c-e99b00011c1a&quot;,&quot;title&quot;:&quot;Epstein-barr virus infection and nasopharyngeal carcinoma&quot;,&quot;author&quot;:[{&quot;family&quot;:&quot;Tsao&quot;,&quot;given&quot;:&quot;Sai Wah&quot;,&quot;parse-names&quot;:false,&quot;dropping-particle&quot;:&quot;&quot;,&quot;non-dropping-particle&quot;:&quot;&quot;},{&quot;family&quot;:&quot;Tsang&quot;,&quot;given&quot;:&quot;Chi Man&quot;,&quot;parse-names&quot;:false,&quot;dropping-particle&quot;:&quot;&quot;,&quot;non-dropping-particle&quot;:&quot;&quot;},{&quot;family&quot;:&quot;Lo&quot;,&quot;given&quot;:&quot;Kwok Wai&quot;,&quot;parse-names&quot;:false,&quot;dropping-particle&quot;:&quot;&quot;,&quot;non-dropping-particle&quot;:&quot;&quot;}],&quot;container-title&quot;:&quot;Philosophical Transactions of the Royal Society B: Biological Sciences&quot;,&quot;accessed&quot;:{&quot;date-parts&quot;:[[2026,3,4]]},&quot;DOI&quot;:&quot;10.1098/rstb.2016.0270&quot;,&quot;ISSN&quot;:&quot;14712970&quot;,&quot;PMID&quot;:&quot;28893937&quot;,&quot;URL&quot;:&quot;https://dx.doi.org/10.1098/rstb.2016.0270&quot;,&quot;issued&quot;:{&quot;date-parts&quot;:[[2017,10,19]]},&quot;abstract&quot;:&quot;Epstein-Barr virus (EBV) is associated with multiple types of human cancer, including lymphoid and epithelial cancers. The closest association with EBV infection is seen in undifferentiated nasopharyngeal carcinoma (NPC), which is endemic in the southern Chinese population. A strong association between NPC risk and the HLA locus at chromosome 6p has been identified, indicating a link between the presentation of EBV antigens to host immune cells and NPC risk. EBV infection in NPC is clonal in origin, strongly suggesting that NPC develops from the clonal expansion of a single EBVinfected cell. In epithelial cells, the default program of EBV infection is lytic replication. However, latent infection is the predominant mode of EBV infection in NPC. The establishment of latent EBV infection in pre-invasive nasopharyngeal epithelium is believed to be an early stage of NPC pathogenesis. Recent genomic study of NPC has identified multiple somatic mutations in the upstream negative regulators of NF-kB signalling. Dysregulated NF-kB signalling may contribute to the establishment of latent EBV infection in NPC. Stable EBV infection and the expression of latent EBV genes are postulated to drive the transformation of pre-invasive nasopharyngeal epithelial cells to cancer cells through multiple pathways. This article is part of the themed issue ‘Human oncogenic viruses’.&quot;,&quot;publisher&quot;:&quot;Royal Society Publishing&quot;,&quot;issue&quot;:&quot;1732&quot;,&quot;volume&quot;:&quot;372&quot;,&quot;container-title-short&quot;:&quot;&quot;},&quot;isTemporary&quot;:false}]},{&quot;citationID&quot;:&quot;MENDELEY_CITATION_95947475-c019-4e88-a614-cbf5232161d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&quot;,&quot;citationItems&quot;:[{&quot;id&quot;:&quot;8ddea1e3-27ba-34b5-890f-032d3b34dde8&quot;,&quot;itemData&quot;:{&quot;type&quot;:&quot;article-journal&quot;,&quot;id&quot;:&quot;8ddea1e3-27ba-34b5-890f-032d3b34dde8&quot;,&quot;title&quot;:&quot;The biology of Hodgkin's lymphoma&quot;,&quot;author&quot;:[{&quot;family&quot;:&quot;Küppers&quot;,&quot;given&quot;:&quot;Ralf&quot;,&quot;parse-names&quot;:false,&quot;dropping-particle&quot;:&quot;&quot;,&quot;non-dropping-particle&quot;:&quot;&quot;}],&quot;container-title&quot;:&quot;Nature Reviews Cancer 2009 9:1&quot;,&quot;accessed&quot;:{&quot;date-parts&quot;:[[2025,4,28]]},&quot;DOI&quot;:&quot;10.1038/nrc2542&quot;,&quot;ISSN&quot;:&quot;1474-1768&quot;,&quot;PMID&quot;:&quot;19078975&quot;,&quot;URL&quot;:&quot;https://www.nature.com/articles/nrc2542&quot;,&quot;issued&quot;:{&quot;date-parts&quot;:[[2008,12,11]]},&quot;page&quot;:&quot;15-27&quot;,&quot;abstract&quot;:&quot;Hodgkin's lymphoma is a unique B-cell malignancy. This Review discusses the aetiology and genetics of this disease and its distinguishing features. Hodgkin's lymphoma was first described in 1832. The aetiology of this lymphoma, however, remained enigmatic for a long time. Only within the past 10 years has the B-cell nature of the pathognomonic Hodgkin and Reed–Sternberg (HRS) cells been revealed, along with several recurrent genetic lesions. The pathogenetic role for Epstein–Barr virus infection has also been substantiated. HRS cells in classical Hodgkin's lymphoma have several characteristics that are unusual for lymphoid tumour cells, and the Hodgkin's lymphoma microenvironment is dominated by an extensive mixed, potentially inflammatory cellular infiltrate. Understanding the contribution of all of these changes to the pathogenesis of this disease is essential for the development of novel therapies.&quot;,&quot;publisher&quot;:&quot;Nature Publishing Group&quot;,&quot;issue&quot;:&quot;1&quot;,&quot;volume&quot;:&quot;9&quot;,&quot;container-title-short&quot;:&quot;&quot;},&quot;isTemporary&quot;:false}]},{&quot;citationID&quot;:&quot;MENDELEY_CITATION_bf6e9c8a-92ce-4692-b33f-1aeba2943f5f&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&quot;,&quot;citationItems&quot;:[{&quot;id&quot;:&quot;1cd06cc8-cd06-30a2-b05b-727c59971167&quot;,&quot;itemData&quot;:{&quot;type&quot;:&quot;article-journal&quot;,&quot;id&quot;:&quot;1cd06cc8-cd06-30a2-b05b-727c59971167&quot;,&quot;title&quot;:&quot;EBV Persistence—Introducing the Virus&quot;,&quot;author&quot;:[{&quot;family&quot;:&quot;Thorley-Lawson&quot;,&quot;given&quot;:&quot;David A.&quot;,&quot;parse-names&quot;:false,&quot;dropping-particle&quot;:&quot;&quot;,&quot;non-dropping-particle&quot;:&quot;&quot;}],&quot;container-title&quot;:&quot;Epstein Barr Virus&quot;,&quot;accessed&quot;:{&quot;date-parts&quot;:[[2026,3,4]]},&quot;DOI&quot;:&quot;10.1007/978-3-319-22822-8_8&quot;,&quot;ISBN&quot;:&quot;9783319228228&quot;,&quot;ISSN&quot;:&quot;21969965&quot;,&quot;PMID&quot;:&quot;26424647&quot;,&quot;URL&quot;:&quot;https://link.springer.com/chapter/10.1007/978-3-319-22822-8_8&quot;,&quot;issued&quot;:{&quot;date-parts&quot;:[[2015,11,17]]},&quot;page&quot;:&quot;151-209&quot;,&quot;abstract&quot;:&quot;Persistent infection by EBV is explained by the germinal center model (GCM) which provides a satisfying and currently the only explanation for EBVs disparate biology. Since the GCM touches on every aspect of the virus, this chapter will serve as an introduction to...&quot;,&quot;publisher&quot;:&quot;Springer, Cham&quot;,&quot;volume&quot;:&quot;1&quot;,&quot;container-title-short&quot;:&quot;&quot;},&quot;isTemporary&quot;:false}]},{&quot;citationID&quot;:&quot;MENDELEY_CITATION_93feb351-6737-481f-9d96-33bd0aa658ec&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&quot;,&quot;citationItems&quot;:[{&quot;id&quot;:&quot;ca379eed-b426-3d07-ba66-b79e7c9db6cd&quot;,&quot;itemData&quot;:{&quot;type&quot;:&quot;article-journal&quot;,&quot;id&quot;:&quot;ca379eed-b426-3d07-ba66-b79e7c9db6cd&quot;,&quot;title&quot;:&quot;The Cancer Genome Atlas Research Network: A Sight to Behold&quot;,&quot;author&quot;:[{&quot;family&quot;:&quot;Giordano&quot;,&quot;given&quot;:&quot;Thomas J.&quot;,&quot;parse-names&quot;:false,&quot;dropping-particle&quot;:&quot;&quot;,&quot;non-dropping-particle&quot;:&quot;&quot;}],&quot;container-title&quot;:&quot;Endocrine Pathology 2014 25:4&quot;,&quot;accessed&quot;:{&quot;date-parts&quot;:[[2026,3,4]]},&quot;DOI&quot;:&quot;10.1007/s12022-014-9345-4&quot;,&quot;ISSN&quot;:&quot;15590097&quot;,&quot;PMID&quot;:&quot;25367656&quot;,&quot;URL&quot;:&quot;https://link.springer.com/article/10.1007/s12022-014-9345-4&quot;,&quot;issued&quot;:{&quot;date-parts&quot;:[[2014,11,1]]},&quot;page&quot;:&quot;362-365&quot;,&quot;publisher&quot;:&quot;Springer&quot;,&quot;issue&quot;:&quot;4&quot;,&quot;volume&quot;:&quot;25&quot;,&quot;container-title-short&quot;:&quot;&quot;},&quot;isTemporary&quot;:false},{&quot;id&quot;:&quot;c1860282-38cb-3655-8a4d-8e3aa778f2f4&quot;,&quot;itemData&quot;:{&quot;type&quot;:&quot;article-journal&quot;,&quot;id&quot;:&quot;c1860282-38cb-3655-8a4d-8e3aa778f2f4&quot;,&quot;title&quot;:&quot;Comprehensive molecular characterization of gastric adenocarcinoma&quot;,&quot;author&quot;:[{&quot;family&quot;:&quot;Bass&quot;,&quot;given&quot;:&quot;Adam J.&quot;,&quot;parse-names&quot;:false,&quot;dropping-particle&quot;:&quot;&quot;,&quot;non-dropping-particle&quot;:&quot;&quot;},{&quot;family&quot;:&quot;Thorsson&quot;,&quot;given&quot;:&quot;Vesteinn&quot;,&quot;parse-names&quot;:false,&quot;dropping-particle&quot;:&quot;&quot;,&quot;non-dropping-particle&quot;:&quot;&quot;},{&quot;family&quot;:&quot;Shmulevich&quot;,&quot;given&quot;:&quot;Ilya&quot;,&quot;parse-names&quot;:false,&quot;dropping-particle&quot;:&quot;&quot;,&quot;non-dropping-particle&quot;:&quot;&quot;},{&quot;family&quot;:&quot;Reynolds&quot;,&quot;given&quot;:&quot;Sheila M.&quot;,&quot;parse-names&quot;:false,&quot;dropping-particle&quot;:&quot;&quot;,&quot;non-dropping-particle&quot;:&quot;&quot;},{&quot;family&quot;:&quot;Miller&quot;,&quot;given&quot;:&quot;Michael&quot;,&quot;parse-names&quot;:false,&quot;dropping-particle&quot;:&quot;&quot;,&quot;non-dropping-particle&quot;:&quot;&quot;},{&quot;family&quot;:&quot;Bernard&quot;,&quot;given&quot;:&quot;Brady&quot;,&quot;parse-names&quot;:false,&quot;dropping-particle&quot;:&quot;&quot;,&quot;non-dropping-particle&quot;:&quot;&quot;},{&quot;family&quot;:&quot;Hinoue&quot;,&quot;given&quot;:&quot;Toshinori&quot;,&quot;parse-names&quot;:false,&quot;dropping-particle&quot;:&quot;&quot;,&quot;non-dropping-particle&quot;:&quot;&quot;},{&quot;family&quot;:&quot;Laird&quot;,&quot;given&quot;:&quot;Peter W.&quot;,&quot;parse-names&quot;:false,&quot;dropping-particle&quot;:&quot;&quot;,&quot;non-dropping-particle&quot;:&quot;&quot;},{&quot;family&quot;:&quot;Curtis&quot;,&quot;given&quot;:&quot;Christina&quot;,&quot;parse-names&quot;:false,&quot;dropping-particle&quot;:&quot;&quot;,&quot;non-dropping-particle&quot;:&quot;&quot;},{&quot;family&quot;:&quot;Shen&quot;,&quot;given&quot;:&quot;Hui&quot;,&quot;parse-names&quot;:false,&quot;dropping-particle&quot;:&quot;&quot;,&quot;non-dropping-particle&quot;:&quot;&quot;},{&quot;family&quot;:&quot;Weisenberger&quot;,&quot;given&quot;:&quot;Daniel J.&quot;,&quot;parse-names&quot;:false,&quot;dropping-particle&quot;:&quot;&quot;,&quot;non-dropping-particle&quot;:&quot;&quot;},{&quot;family&quot;:&quot;Schultz&quot;,&quot;given&quot;:&quot;Nikolaus&quot;,&quot;parse-names&quot;:false,&quot;dropping-particle&quot;:&quot;&quot;,&quot;non-dropping-particle&quot;:&quot;&quot;},{&quot;family&quot;:&quot;Shen&quot;,&quot;given&quot;:&quot;Ronglai&quot;,&quot;parse-names&quot;:false,&quot;dropping-particle&quot;:&quot;&quot;,&quot;non-dropping-particle&quot;:&quot;&quot;},{&quot;family&quot;:&quot;Weinhold&quot;,&quot;given&quot;:&quot;Nils&quot;,&quot;parse-names&quot;:false,&quot;dropping-particle&quot;:&quot;&quot;,&quot;non-dropping-particle&quot;:&quot;&quot;},{&quot;family&quot;:&quot;Kelsen&quot;,&quot;given&quot;:&quot;David P.&quot;,&quot;parse-names&quot;:false,&quot;dropping-particle&quot;:&quot;&quot;,&quot;non-dropping-particle&quot;:&quot;&quot;},{&quot;family&quot;:&quot;Bowlby&quot;,&quot;given&quot;:&quot;Reanne&quot;,&quot;parse-names&quot;:false,&quot;dropping-particle&quot;:&quot;&quot;,&quot;non-dropping-particle&quot;:&quot;&quot;},{&quot;family&quot;:&quot;Chu&quot;,&quot;given&quot;:&quot;Andy&quot;,&quot;parse-names&quot;:false,&quot;dropping-particle&quot;:&quot;&quot;,&quot;non-dropping-particle&quot;:&quot;&quot;},{&quot;family&quot;:&quot;Kasaian&quot;,&quot;given&quot;:&quot;Katayoon&quot;,&quot;parse-names&quot;:false,&quot;dropping-particle&quot;:&quot;&quot;,&quot;non-dropping-particle&quot;:&quot;&quot;},{&quot;family&quot;:&quot;Mungall&quot;,&quot;given&quot;:&quot;Andrew J.&quot;,&quot;parse-names&quot;:false,&quot;dropping-particle&quot;:&quot;&quot;,&quot;non-dropping-particle&quot;:&quot;&quot;},{&quot;family&quot;:&quot;Robertson&quot;,&quot;given&quot;:&quot;A. Gordon&quot;,&quot;parse-names&quot;:false,&quot;dropping-particle&quot;:&quot;&quot;,&quot;non-dropping-particle&quot;:&quot;&quot;},{&quot;family&quot;:&quot;Sipahimalani&quot;,&quot;given&quot;:&quot;Payal&quot;,&quot;parse-names&quot;:false,&quot;dropping-particle&quot;:&quot;&quot;,&quot;non-dropping-particle&quot;:&quot;&quot;},{&quot;family&quot;:&quot;Cherniack&quot;,&quot;given&quot;:&quot;Andrew D.&quot;,&quot;parse-names&quot;:false,&quot;dropping-particle&quot;:&quot;&quot;,&quot;non-dropping-particle&quot;:&quot;&quot;},{&quot;family&quot;:&quot;Getz&quot;,&quot;given&quot;:&quot;Gad&quot;,&quot;parse-names&quot;:false,&quot;dropping-particle&quot;:&quot;&quot;,&quot;non-dropping-particle&quot;:&quot;&quot;},{&quot;family&quot;:&quot;Liu&quot;,&quot;given&quot;:&quot;Yingchun&quot;,&quot;parse-names&quot;:false,&quot;dropping-particle&quot;:&quot;&quot;,&quot;non-dropping-particle&quot;:&quot;&quot;},{&quot;family&quot;:&quot;Noble&quot;,&quot;given&quot;:&quot;Michael S.&quot;,&quot;parse-names&quot;:false,&quot;dropping-particle&quot;:&quot;&quot;,&quot;non-dropping-particle&quot;:&quot;&quot;},{&quot;family&quot;:&quot;Pedamallu&quot;,&quot;given&quot;:&quot;Chandra&quot;,&quot;parse-names&quot;:false,&quot;dropping-particle&quot;:&quot;&quot;,&quot;non-dropping-particle&quot;:&quot;&quot;},{&quot;family&quot;:&quot;Sougnez&quot;,&quot;given&quot;:&quot;Carrie&quot;,&quot;parse-names&quot;:false,&quot;dropping-particle&quot;:&quot;&quot;,&quot;non-dropping-particle&quot;:&quot;&quot;},{&quot;family&quot;:&quot;Taylor-Weiner&quot;,&quot;given&quot;:&quot;Amaro&quot;,&quot;parse-names&quot;:false,&quot;dropping-particle&quot;:&quot;&quot;,&quot;non-dropping-particle&quot;:&quot;&quot;},{&quot;family&quot;:&quot;Akbani&quot;,&quot;given&quot;:&quot;Rehan&quot;,&quot;parse-names&quot;:false,&quot;dropping-particle&quot;:&quot;&quot;,&quot;non-dropping-particle&quot;:&quot;&quot;},{&quot;family&quot;:&quot;Lee&quot;,&quot;given&quot;:&quot;Ju Seog&quot;,&quot;parse-names&quot;:false,&quot;dropping-particle&quot;:&quot;&quot;,&quot;non-dropping-particle&quot;:&quot;&quot;},{&quot;family&quot;:&quot;Liu&quot;,&quot;given&quot;:&quot;Wenbin&quot;,&quot;parse-names&quot;:false,&quot;dropping-particle&quot;:&quot;&quot;,&quot;non-dropping-particle&quot;:&quot;&quot;},{&quot;family&quot;:&quot;Mills&quot;,&quot;given&quot;:&quot;Gordon B.&quot;,&quot;parse-names&quot;:false,&quot;dropping-particle&quot;:&quot;&quot;,&quot;non-dropping-particle&quot;:&quot;&quot;},{&quot;family&quot;:&quot;Yang&quot;,&quot;given&quot;:&quot;Da&quot;,&quot;parse-names&quot;:false,&quot;dropping-particle&quot;:&quot;&quot;,&quot;non-dropping-particle&quot;:&quot;&quot;},{&quot;family&quot;:&quot;Zhang&quot;,&quot;given&quot;:&quot;Wei&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Gulley&quot;,&quot;given&quot;:&quot;Margaret&quot;,&quot;parse-names&quot;:false,&quot;dropping-particle&quot;:&quot;&quot;,&quot;non-dropping-particle&quot;:&quot;&quot;},{&quot;family&quot;:&quot;Piazuelo&quot;,&quot;given&quot;:&quot;M. Blanca&quot;,&quot;parse-names&quot;:false,&quot;dropping-particle&quot;:&quot;&quot;,&quot;non-dropping-particle&quot;:&quot;&quot;},{&quot;family&quot;:&quot;Schneider&quot;,&quot;given&quot;:&quot;Barbara G.&quot;,&quot;parse-names&quot;:false,&quot;dropping-particle&quot;:&quot;&quot;,&quot;non-dropping-particle&quot;:&quot;&quot;},{&quot;family&quot;:&quot;Kim&quot;,&quot;given&quot;:&quot;Jihun&quot;,&quot;parse-names&quot;:false,&quot;dropping-particle&quot;:&quot;&quot;,&quot;non-dropping-particle&quot;:&quot;&quot;},{&quot;family&quot;:&quot;Boussioutas&quot;,&quot;given&quot;:&quot;Alex&quot;,&quot;parse-names&quot;:false,&quot;dropping-particle&quot;:&quot;&quot;,&quot;non-dropping-particle&quot;:&quot;&quot;},{&quot;family&quot;:&quot;Sheth&quot;,&quot;given&quot;:&quot;Margi&quot;,&quot;parse-names&quot;:false,&quot;dropping-particle&quot;:&quot;&quot;,&quot;non-dropping-particle&quot;:&quot;&quot;},{&quot;family&quot;:&quot;Demchok&quot;,&quot;given&quot;:&quot;John A.&quot;,&quot;parse-names&quot;:false,&quot;dropping-particle&quot;:&quot;&quot;,&quot;non-dropping-particle&quot;:&quot;&quot;},{&quot;family&quot;:&quot;Rabkin&quot;,&quot;given&quot;:&quot;Charles S.&quot;,&quot;parse-names&quot;:false,&quot;dropping-particle&quot;:&quot;&quot;,&quot;non-dropping-particle&quot;:&quot;&quot;},{&quot;family&quot;:&quot;Willis&quot;,&quot;given&quot;:&quot;Joseph E.&quot;,&quot;parse-names&quot;:false,&quot;dropping-particle&quot;:&quot;&quot;,&quot;non-dropping-particle&quot;:&quot;&quot;},{&quot;family&quot;:&quot;Ng&quot;,&quot;given&quot;:&quot;Sam&quot;,&quot;parse-names&quot;:false,&quot;dropping-particle&quot;:&quot;&quot;,&quot;non-dropping-particle&quot;:&quot;&quot;},{&quot;family&quot;:&quot;Garman&quot;,&quot;given&quot;:&quot;Katherine&quot;,&quot;parse-names&quot;:false,&quot;dropping-particle&quot;:&quot;&quot;,&quot;non-dropping-particle&quot;:&quot;&quot;},{&quot;family&quot;:&quot;Beer&quot;,&quot;given&quot;:&quot;David G.&quot;,&quot;parse-names&quot;:false,&quot;dropping-particle&quot;:&quot;&quot;,&quot;non-dropping-particle&quot;:&quot;&quot;},{&quot;family&quot;:&quot;Pennathur&quot;,&quot;given&quot;:&quot;Arjun&quot;,&quot;parse-names&quot;:false,&quot;dropping-particle&quot;:&quot;&quot;,&quot;non-dropping-particle&quot;:&quot;&quot;},{&quot;family&quot;:&quot;Raphael&quot;,&quot;given&quot;:&quot;Benjamin J.&quot;,&quot;parse-names&quot;:false,&quot;dropping-particle&quot;:&quot;&quot;,&quot;non-dropping-particle&quot;:&quot;&quot;},{&quot;family&quot;:&quot;Wu&quot;,&quot;given&quot;:&quot;Hsin Ta&quot;,&quot;parse-names&quot;:false,&quot;dropping-particle&quot;:&quot;&quot;,&quot;non-dropping-particle&quot;:&quot;&quot;},{&quot;family&quot;:&quot;Odze&quot;,&quot;given&quot;:&quot;Robert&quot;,&quot;parse-names&quot;:false,&quot;dropping-particle&quot;:&quot;&quot;,&quot;non-dropping-particle&quot;:&quot;&quot;},{&quot;family&quot;:&quot;Kim&quot;,&quot;given&quot;:&quot;Hark K.&quot;,&quot;parse-names&quot;:false,&quot;dropping-particle&quot;:&quot;&quot;,&quot;non-dropping-particle&quot;:&quot;&quot;},{&quot;family&quot;:&quot;Bowen&quot;,&quot;given&quot;:&quot;Jay&quot;,&quot;parse-names&quot;:false,&quot;dropping-particle&quot;:&quot;&quot;,&quot;non-dropping-particle&quot;:&quot;&quot;},{&quot;family&quot;:&quot;Leraas&quot;,&quot;given&quot;:&quot;Kristen M.&quot;,&quot;parse-names&quot;:false,&quot;dropping-particle&quot;:&quot;&quot;,&quot;non-dropping-particle&quot;:&quot;&quot;},{&quot;family&quot;:&quot;Lichtenberg&quot;,&quot;given&quot;:&quot;Tara M.&quot;,&quot;parse-names&quot;:false,&quot;dropping-particle&quot;:&quot;&quot;,&quot;non-dropping-particle&quot;:&quot;&quot;},{&quot;family&quot;:&quot;Weaver&quot;,&quot;given&quot;:&quot;Stephanie&quot;,&quot;parse-names&quot;:false,&quot;dropping-particle&quot;:&quot;&quot;,&quot;non-dropping-particle&quot;:&quot;&quot;},{&quot;family&quot;:&quot;McLellan&quot;,&quot;given&quot;:&quot;Michael&quot;,&quot;parse-names&quot;:false,&quot;dropping-particle&quot;:&quot;&quot;,&quot;non-dropping-particle&quot;:&quot;&quot;},{&quot;family&quot;:&quot;Wiznerowicz&quot;,&quot;given&quot;:&quot;Maciej&quot;,&quot;parse-names&quot;:false,&quot;dropping-particle&quot;:&quot;&quot;,&quot;non-dropping-particle&quot;:&quot;&quot;},{&quot;family&quot;:&quot;Sakai&quot;,&quot;given&quot;:&quot;Ryo&quot;,&quot;parse-names&quot;:false,&quot;dropping-particle&quot;:&quot;&quot;,&quot;non-dropping-particle&quot;:&quot;&quot;},{&quot;family&quot;:&quot;Lawrence&quot;,&quot;given&quot;:&quot;Michael S.&quot;,&quot;parse-names&quot;:false,&quot;dropping-particle&quot;:&quot;&quot;,&quot;non-dropping-particle&quot;:&quot;&quot;},{&quot;family&quot;:&quot;Cibulskis&quot;,&quot;given&quot;:&quot;Kristian&quot;,&quot;parse-names&quot;:false,&quot;dropping-particle&quot;:&quot;&quot;,&quot;non-dropping-particle&quot;:&quot;&quot;},{&quot;family&quot;:&quot;Lichtenstein&quot;,&quot;given&quot;:&quot;Lee&quot;,&quot;parse-names&quot;:false,&quot;dropping-particle&quot;:&quot;&quot;,&quot;non-dropping-particle&quot;:&quot;&quot;},{&quot;family&quot;:&quot;Fisher&quot;,&quot;given&quot;:&quot;Sheila&quot;,&quot;parse-names&quot;:false,&quot;dropping-particle&quot;:&quot;&quot;,&quot;non-dropping-particle&quot;:&quot;&quot;},{&quot;family&quot;:&quot;Gabriel&quot;,&quot;given&quot;:&quot;Stacey B.&quot;,&quot;parse-names&quot;:false,&quot;dropping-particle&quot;:&quot;&quot;,&quot;non-dropping-particle&quot;:&quot;&quot;},{&quot;family&quot;:&quot;Lander&quot;,&quot;given&quot;:&quot;Eric S.&quot;,&quot;parse-names&quot;:false,&quot;dropping-particle&quot;:&quot;&quot;,&quot;non-dropping-particle&quot;:&quot;&quot;},{&quot;family&quot;:&quot;Ding&quot;,&quot;given&quot;:&quot;Li&quot;,&quot;parse-names&quot;:false,&quot;dropping-particle&quot;:&quot;&quot;,&quot;non-dropping-particle&quot;:&quot;&quot;},{&quot;family&quot;:&quot;Niu&quot;,&quot;given&quot;:&quot;Beifang&quot;,&quot;parse-names&quot;:false,&quot;dropping-particle&quot;:&quot;&quot;,&quot;non-dropping-particle&quot;:&quot;&quot;},{&quot;family&quot;:&quot;Ally&quot;,&quot;given&quot;:&quot;Adrian&quot;,&quot;parse-names&quot;:false,&quot;dropping-particle&quot;:&quot;&quot;,&quot;non-dropping-particle&quot;:&quot;&quot;},{&quot;family&quot;:&quot;Balasundaram&quot;,&quot;given&quot;:&quot;Miruna&quot;,&quot;parse-names&quot;:false,&quot;dropping-particle&quot;:&quot;&quot;,&quot;non-dropping-particle&quot;:&quot;&quot;},{&quot;family&quot;:&quot;Birol&quot;,&quot;given&quot;:&quot;Inanc&quot;,&quot;parse-names&quot;:false,&quot;dropping-particle&quot;:&quot;&quot;,&quot;non-dropping-particle&quot;:&quot;&quot;},{&quot;family&quot;:&quot;Brooks&quot;,&quot;given&quot;:&quot;Denise&quot;,&quot;parse-names&quot;:false,&quot;dropping-particle&quot;:&quot;&quot;,&quot;non-dropping-particle&quot;:&quot;&quot;},{&quot;family&quot;:&quot;Butterfield&quot;,&quot;given&quot;:&quot;Yaron S.N.&quot;,&quot;parse-names&quot;:false,&quot;dropping-particle&quot;:&quot;&quot;,&quot;non-dropping-particle&quot;:&quot;&quot;},{&quot;family&quot;:&quot;Carlsen&quot;,&quot;given&quot;:&quot;Rebecca&quot;,&quot;parse-names&quot;:false,&quot;dropping-particle&quot;:&quot;&quot;,&quot;non-dropping-particle&quot;:&quot;&quot;},{&quot;family&quot;:&quot;Chu&quot;,&quot;given&quot;:&quot;Justin&quot;,&quot;parse-names&quot;:false,&quot;dropping-particle&quot;:&quot;&quot;,&quot;non-dropping-particle&quot;:&quot;&quot;},{&quot;family&quot;:&quot;Chuah&quot;,&quot;given&quot;:&quot;Eric&quot;,&quot;parse-names&quot;:false,&quot;dropping-particle&quot;:&quot;&quot;,&quot;non-dropping-particle&quot;:&quot;&quot;},{&quot;family&quot;:&quot;Chun&quot;,&quot;given&quot;:&quot;Hye Jung E.&quot;,&quot;parse-names&quot;:false,&quot;dropping-particle&quot;:&quot;&quot;,&quot;non-dropping-particle&quot;:&quot;&quot;},{&quot;family&quot;:&quot;Clarke&quot;,&quot;given&quot;:&quot;Amanda&quot;,&quot;parse-names&quot;:false,&quot;dropping-particle&quot;:&quot;&quot;,&quot;non-dropping-particle&quot;:&quot;&quot;},{&quot;family&quot;:&quot;Dhalla&quot;,&quot;given&quot;:&quot;Noreen&quot;,&quot;parse-names&quot;:false,&quot;dropping-particle&quot;:&quot;&quot;,&quot;non-dropping-particle&quot;:&quot;&quot;},{&quot;family&quot;:&quot;Guin&quot;,&quot;given&quot;:&quot;Ranabir&quot;,&quot;parse-names&quot;:false,&quot;dropping-particle&quot;:&quot;&quot;,&quot;non-dropping-particle&quot;:&quot;&quot;},{&quot;family&quot;:&quot;Holt&quot;,&quot;given&quot;:&quot;Robert A.&quot;,&quot;parse-names&quot;:false,&quot;dropping-particle&quot;:&quot;&quot;,&quot;non-dropping-particle&quot;:&quot;&quot;},{&quot;family&quot;:&quot;Jones&quot;,&quot;given&quot;:&quot;Steven J.M.&quot;,&quot;parse-names&quot;:false,&quot;dropping-particle&quot;:&quot;&quot;,&quot;non-dropping-particle&quot;:&quot;&quot;},{&quot;family&quot;:&quot;Lee&quot;,&quot;given&quot;:&quot;Darlene&quot;,&quot;parse-names&quot;:false,&quot;dropping-particle&quot;:&quot;&quot;,&quot;non-dropping-particle&quot;:&quot;&quot;},{&quot;family&quot;:&quot;Li&quot;,&quot;given&quot;:&quot;Haiyan A.&quot;,&quot;parse-names&quot;:false,&quot;dropping-particle&quot;:&quot;&quot;,&quot;non-dropping-particle&quot;:&quot;&quot;},{&quot;family&quot;:&quot;Lim&quot;,&quot;given&quot;:&quot;Emilia&quot;,&quot;parse-names&quot;:false,&quot;dropping-particle&quot;:&quot;&quot;,&quot;non-dropping-particle&quot;:&quot;&quot;},{&quot;family&quot;:&quot;Ma&quot;,&quot;given&quot;:&quot;Yussanne&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oore&quot;,&quot;given&quot;:&quot;Richard A.&quot;,&quot;parse-names&quot;:false,&quot;dropping-particle&quot;:&quot;&quot;,&quot;non-dropping-particle&quot;:&quot;&quot;},{&quot;family&quot;:&quot;Mungall&quot;,&quot;given&quot;:&quot;Karen L.&quot;,&quot;parse-names&quot;:false,&quot;dropping-particle&quot;:&quot;&quot;,&quot;non-dropping-particle&quot;:&quot;&quot;},{&quot;family&quot;:&quot;Nip&quot;,&quot;given&quot;:&quot;Ka Ming&quot;,&quot;parse-names&quot;:false,&quot;dropping-particle&quot;:&quot;&quot;,&quot;non-dropping-particle&quot;:&quot;&quot;},{&quot;family&quot;:&quot;Schein&quot;,&quot;given&quot;:&quot;Jacqueline E.&quot;,&quot;parse-names&quot;:false,&quot;dropping-particle&quot;:&quot;&quot;,&quot;non-dropping-particle&quot;:&quot;&quot;},{&quot;family&quot;:&quot;Tam&quot;,&quot;given&quot;:&quot;Angela&quot;,&quot;parse-names&quot;:false,&quot;dropping-particle&quot;:&quot;&quot;,&quot;non-dropping-particle&quot;:&quot;&quot;},{&quot;family&quot;:&quot;Thiessen&quot;,&quot;given&quot;:&quot;Nina&quot;,&quot;parse-names&quot;:false,&quot;dropping-particle&quot;:&quot;&quot;,&quot;non-dropping-particle&quot;:&quot;&quot;},{&quot;family&quot;:&quot;Beroukhim&quot;,&quot;given&quot;:&quot;Rameen&quot;,&quot;parse-names&quot;:false,&quot;dropping-particle&quot;:&quot;&quot;,&quot;non-dropping-particle&quot;:&quot;&quot;},{&quot;family&quot;:&quot;Carter&quot;,&quot;given&quot;:&quot;Scott L.&quot;,&quot;parse-names&quot;:false,&quot;dropping-particle&quot;:&quot;&quot;,&quot;non-dropping-particle&quot;:&quot;&quot;},{&quot;family&quot;:&quot;Cho&quot;,&quot;given&quot;:&quot;Juok&quot;,&quot;parse-names&quot;:false,&quot;dropping-particle&quot;:&quot;&quot;,&quot;non-dropping-particle&quot;:&quot;&quot;},{&quot;family&quot;:&quot;DiCara&quot;,&quot;given&quot;:&quot;Daniel&quot;,&quot;parse-names&quot;:false,&quot;dropping-particle&quot;:&quot;&quot;,&quot;non-dropping-particle&quot;:&quot;&quot;},{&quot;family&quot;:&quot;Frazer&quot;,&quot;given&quot;:&quot;Scott&quot;,&quot;parse-names&quot;:false,&quot;dropping-particle&quot;:&quot;&quot;,&quot;non-dropping-particle&quot;:&quot;&quot;},{&quot;family&quot;:&quot;Gehlenborg&quot;,&quot;given&quot;:&quot;Nils&quot;,&quot;parse-names&quot;:false,&quot;dropping-particle&quot;:&quot;&quot;,&quot;non-dropping-particle&quot;:&quot;&quot;},{&quot;family&quot;:&quot;Heiman&quot;,&quot;given&quot;:&quot;David I.&quot;,&quot;parse-names&quot;:false,&quot;dropping-particle&quot;:&quot;&quot;,&quot;non-dropping-particle&quot;:&quot;&quot;},{&quot;family&quot;:&quot;Jung&quot;,&quot;given&quot;:&quot;Joonil&quot;,&quot;parse-names&quot;:false,&quot;dropping-particle&quot;:&quot;&quot;,&quot;non-dropping-particle&quot;:&quot;&quot;},{&quot;family&quot;:&quot;Kim&quot;,&quot;given&quot;:&quot;Jaegil&quot;,&quot;parse-names&quot;:false,&quot;dropping-particle&quot;:&quot;&quot;,&quot;non-dropping-particle&quot;:&quot;&quot;},{&quot;family&quot;:&quot;Lin&quot;,&quot;given&quot;:&quot;Pei&quot;,&quot;parse-names&quot;:false,&quot;dropping-particle&quot;:&quot;&quot;,&quot;non-dropping-particle&quot;:&quot;&quot;},{&quot;family&quot;:&quot;Meyerson&quot;,&quot;given&quot;:&quot;Matthew&quot;,&quot;parse-names&quot;:false,&quot;dropping-particle&quot;:&quot;&quot;,&quot;non-dropping-particle&quot;:&quot;&quot;},{&quot;family&quot;:&quot;Ojesina&quot;,&quot;given&quot;:&quot;Akinyemi I.&quot;,&quot;parse-names&quot;:false,&quot;dropping-particle&quot;:&quot;&quot;,&quot;non-dropping-particle&quot;:&quot;&quot;},{&quot;family&quot;:&quot;Pedamallu&quot;,&quot;given&quot;:&quot;Chandra Sekhar&quot;,&quot;parse-names&quot;:false,&quot;dropping-particle&quot;:&quot;&quot;,&quot;non-dropping-particle&quot;:&quot;&quot;},{&quot;family&quot;:&quot;Saksena&quot;,&quot;given&quot;:&quot;Gordon&quot;,&quot;parse-names&quot;:false,&quot;dropping-particle&quot;:&quot;&quot;,&quot;non-dropping-particle&quot;:&quot;&quot;},{&quot;family&quot;:&quot;Schumacher&quot;,&quot;given&quot;:&quot;Steven E.&quot;,&quot;parse-names&quot;:false,&quot;dropping-particle&quot;:&quot;&quot;,&quot;non-dropping-particle&quot;:&quot;&quot;},{&quot;family&quot;:&quot;Stojanov&quot;,&quot;given&quot;:&quot;Petar&quot;,&quot;parse-names&quot;:false,&quot;dropping-particle&quot;:&quot;&quot;,&quot;non-dropping-particle&quot;:&quot;&quot;},{&quot;family&quot;:&quot;Tabak&quot;,&quot;given&quot;:&quot;Barbara&quot;,&quot;parse-names&quot;:false,&quot;dropping-particle&quot;:&quot;&quot;,&quot;non-dropping-particle&quot;:&quot;&quot;},{&quot;family&quot;:&quot;Voet&quot;,&quot;given&quot;:&quot;Doug&quot;,&quot;parse-names&quot;:false,&quot;dropping-particle&quot;:&quot;&quot;,&quot;non-dropping-particle&quot;:&quot;&quot;},{&quot;family&quot;:&quot;Rosenberg&quot;,&quot;given&quot;:&quot;Mara&quot;,&quot;parse-names&quot;:false,&quot;dropping-particle&quot;:&quot;&quot;,&quot;non-dropping-particle&quot;:&quot;&quot;},{&quot;family&quot;:&quot;Zack&quot;,&quot;given&quot;:&quot;Travis I.&quot;,&quot;parse-names&quot;:false,&quot;dropping-particle&quot;:&quot;&quot;,&quot;non-dropping-particle&quot;:&quot;&quot;},{&quot;family&quot;:&quot;Zhang&quot;,&quot;given&quot;:&quot;Hailei&quot;,&quot;parse-names&quot;:false,&quot;dropping-particle&quot;:&quot;&quot;,&quot;non-dropping-particle&quot;:&quot;&quot;},{&quot;family&quot;:&quot;Zou&quot;,&quot;given&quot;:&quot;Lihua&quot;,&quot;parse-names&quot;:false,&quot;dropping-particle&quot;:&quot;&quot;,&quot;non-dropping-particle&quot;:&quot;&quot;},{&quot;family&quot;:&quot;Protopopov&quot;,&quot;given&quot;:&quot;Alexei&quot;,&quot;parse-names&quot;:false,&quot;dropping-particle&quot;:&quot;&quot;,&quot;non-dropping-particle&quot;:&quot;&quot;},{&quot;family&quot;:&quot;Santoso&quot;,&quot;given&quot;:&quot;Netty&quot;,&quot;parse-names&quot;:false,&quot;dropping-particle&quot;:&quot;&quot;,&quot;non-dropping-particle&quot;:&quot;&quot;},{&quot;family&quot;:&quot;Lee&quot;,&quot;given&quot;:&quot;Semin&quot;,&quot;parse-names&quot;:false,&quot;dropping-particle&quot;:&quot;&quot;,&quot;non-dropping-particle&quot;:&quot;&quot;},{&quot;family&quot;:&quot;Zhang&quot;,&quot;given&quot;:&quot;Jianhua&quot;,&quot;parse-names&quot;:false,&quot;dropping-particle&quot;:&quot;&quot;,&quot;non-dropping-particle&quot;:&quot;&quot;},{&quot;family&quot;:&quot;Mahadeshwar&quot;,&quot;given&quot;:&quot;Harshad S.&quot;,&quot;parse-names&quot;:false,&quot;dropping-particle&quot;:&quot;&quot;,&quot;non-dropping-particle&quot;:&quot;&quot;},{&quot;family&quot;:&quot;Tang&quot;,&quot;given&quot;:&quot;Jiabin&quot;,&quot;parse-names&quot;:false,&quot;dropping-particle&quot;:&quot;&quot;,&quot;non-dropping-particle&quot;:&quot;&quot;},{&quot;family&quot;:&quot;Ren&quot;,&quot;given&quot;:&quot;Xiaojia&quot;,&quot;parse-names&quot;:false,&quot;dropping-particle&quot;:&quot;&quot;,&quot;non-dropping-particle&quot;:&quot;&quot;},{&quot;family&quot;:&quot;Seth&quot;,&quot;given&quot;:&quot;Sahil&quot;,&quot;parse-names&quot;:false,&quot;dropping-particle&quot;:&quot;&quot;,&quot;non-dropping-particle&quot;:&quot;&quot;},{&quot;family&quot;:&quot;Yang&quot;,&quot;given&quot;:&quot;Lixing&quot;,&quot;parse-names&quot;:false,&quot;dropping-particle&quot;:&quot;&quot;,&quot;non-dropping-particle&quot;:&quot;&quot;},{&quot;family&quot;:&quot;Xu&quot;,&quot;given&quot;:&quot;Andrew W.&quot;,&quot;parse-names&quot;:false,&quot;dropping-particle&quot;:&quot;&quot;,&quot;non-dropping-particle&quot;:&quot;&quot;},{&quot;family&quot;:&quot;Song&quot;,&quot;given&quot;:&quot;Xingzhi&quot;,&quot;parse-names&quot;:false,&quot;dropping-particle&quot;:&quot;&quot;,&quot;non-dropping-particle&quot;:&quot;&quot;},{&quot;family&quot;:&quot;Xi&quot;,&quot;given&quot;:&quot;Ruibin&quot;,&quot;parse-names&quot;:false,&quot;dropping-particle&quot;:&quot;&quot;,&quot;non-dropping-particle&quot;:&quot;&quot;},{&quot;family&quot;:&quot;Bristow&quot;,&quot;given&quot;:&quot;Christopher A.&quot;,&quot;parse-names&quot;:false,&quot;dropping-particle&quot;:&quot;&quot;,&quot;non-dropping-particle&quot;:&quot;&quot;},{&quot;family&quot;:&quot;Hadjipanayis&quot;,&quot;given&quot;:&quot;Angela&quot;,&quot;parse-names&quot;:false,&quot;dropping-particle&quot;:&quot;&quot;,&quot;non-dropping-particle&quot;:&quot;&quot;},{&quot;family&quot;:&quot;Seidman&quot;,&quot;given&quot;:&quot;Jonathan&quot;,&quot;parse-names&quot;:false,&quot;dropping-particle&quot;:&quot;&quot;,&quot;non-dropping-particle&quot;:&quot;&quot;},{&quot;family&quot;:&quot;Chin&quot;,&quot;given&quot;:&quot;Lynda&quot;,&quot;parse-names&quot;:false,&quot;dropping-particle&quot;:&quot;&quot;,&quot;non-dropping-particle&quot;:&quot;&quot;},{&quot;family&quot;:&quot;Park&quot;,&quot;given&quot;:&quot;Peter J.&quot;,&quot;parse-names&quot;:false,&quot;dropping-particle&quot;:&quot;&quot;,&quot;non-dropping-particle&quot;:&quot;&quot;},{&quot;family&quot;:&quot;Kucherlapati&quot;,&quot;given&quot;:&quot;Raju&quot;,&quot;parse-names&quot;:false,&quot;dropping-particle&quot;:&quot;&quot;,&quot;non-dropping-particle&quot;:&quot;&quot;},{&quot;family&quot;:&quot;Ling&quot;,&quot;given&quot;:&quot;Shiyun&quot;,&quot;parse-names&quot;:false,&quot;dropping-particle&quot;:&quot;&quot;,&quot;non-dropping-particle&quot;:&quot;&quot;},{&quot;family&quot;:&quot;Rao&quot;,&quot;given&quot;:&quot;Arvind&quot;,&quot;parse-names&quot;:false,&quot;dropping-particle&quot;:&quot;&quot;,&quot;non-dropping-particle&quot;:&quot;&quot;},{&quot;family&quot;:&quot;Weinstein&quot;,&quot;given&quot;:&quot;John N.&quot;,&quot;parse-names&quot;:false,&quot;dropping-particle&quot;:&quot;&quot;,&quot;non-dropping-particle&quot;:&quot;&quot;},{&quot;family&quot;:&quot;Kim&quot;,&quot;given&quot;:&quot;Sang Bae&quot;,&quot;parse-names&quot;:false,&quot;dropping-particle&quot;:&quot;&quot;,&quot;non-dropping-particle&quot;:&quot;&quot;},{&quot;family&quot;:&quot;Lu&quot;,&quot;given&quot;:&quot;Yiling&quot;,&quot;parse-names&quot;:false,&quot;dropping-particle&quot;:&quot;&quot;,&quot;non-dropping-particle&quot;:&quot;&quot;},{&quot;family&quot;:&quot;Bootwalla&quot;,&quot;given&quot;:&quot;Moiz S.&quot;,&quot;parse-names&quot;:false,&quot;dropping-particle&quot;:&quot;&quot;,&quot;non-dropping-particle&quot;:&quot;&quot;},{&quot;family&quot;:&quot;Lai&quot;,&quot;given&quot;:&quot;Phillip H.&quot;,&quot;parse-names&quot;:false,&quot;dropping-particle&quot;:&quot;&quot;,&quot;non-dropping-particle&quot;:&quot;&quot;},{&quot;family&quot;:&quot;Triche&quot;,&quot;given&quot;:&quot;Timothy&quot;,&quot;parse-names&quot;:false,&quot;dropping-particle&quot;:&quot;&quot;,&quot;non-dropping-particle&quot;:&quot;&quot;},{&quot;family&quot;:&quot;Berg&quot;,&quot;given&quot;:&quot;David J.&quot;,&quot;parse-names&quot;:false,&quot;dropping-particle&quot;:&quot;&quot;,&quot;non-dropping-particle&quot;:&quot;Van Den&quot;},{&quot;family&quot;:&quot;Baylin&quot;,&quot;given&quot;:&quot;Stephen B.&quot;,&quot;parse-names&quot;:false,&quot;dropping-particle&quot;:&quot;&quot;,&quot;non-dropping-particle&quot;:&quot;&quot;},{&quot;family&quot;:&quot;Herman&quot;,&quot;given&quot;:&quot;James G.&quot;,&quot;parse-names&quot;:false,&quot;dropping-particle&quot;:&quot;&quot;,&quot;non-dropping-particle&quot;:&quot;&quot;},{&quot;family&quot;:&quot;Murray&quot;,&quot;given&quot;:&quot;Bradley A.&quot;,&quot;parse-names&quot;:false,&quot;dropping-particle&quot;:&quot;&quot;,&quot;non-dropping-particle&quot;:&quot;&quot;},{&quot;family&quot;:&quot;Askoy&quot;,&quot;given&quot;:&quot;B. Arman&quot;,&quot;parse-names&quot;:false,&quot;dropping-particle&quot;:&quot;&quot;,&quot;non-dropping-particle&quot;:&quot;&quot;},{&quot;family&quot;:&quot;Ciriello&quot;,&quot;given&quot;:&quot;Giovanni&quot;,&quot;parse-names&quot;:false,&quot;dropping-particle&quot;:&quot;&quot;,&quot;non-dropping-particle&quot;:&quot;&quot;},{&quot;family&quot;:&quot;Dresdner&quot;,&quot;given&quot;:&quot;Gideon&quot;,&quot;parse-names&quot;:false,&quot;dropping-particle&quot;:&quot;&quot;,&quot;non-dropping-particle&quot;:&quot;&quot;},{&quot;family&quot;:&quot;Gao&quot;,&quot;given&quot;:&quot;Jianjiong&quot;,&quot;parse-names&quot;:false,&quot;dropping-particle&quot;:&quot;&quot;,&quot;non-dropping-particle&quot;:&quot;&quot;},{&quot;family&quot;:&quot;Gross&quot;,&quot;given&quot;:&quot;Benjamin&quot;,&quot;parse-names&quot;:false,&quot;dropping-particle&quot;:&quot;&quot;,&quot;non-dropping-particle&quot;:&quot;&quot;},{&quot;family&quot;:&quot;Jacobsen&quot;,&quot;given&quot;:&quot;Anders&quot;,&quot;parse-names&quot;:false,&quot;dropping-particle&quot;:&quot;&quot;,&quot;non-dropping-particle&quot;:&quot;&quot;},{&quot;family&quot;:&quot;Lee&quot;,&quot;given&quot;:&quot;William&quot;,&quot;parse-names&quot;:false,&quot;dropping-particle&quot;:&quot;&quot;,&quot;non-dropping-particle&quot;:&quot;&quot;},{&quot;family&quot;:&quot;Ramirez&quot;,&quot;given&quot;:&quot;Ricardo&quot;,&quot;parse-names&quot;:false,&quot;dropping-particle&quot;:&quot;&quot;,&quot;non-dropping-particle&quot;:&quot;&quot;},{&quot;family&quot;:&quot;Sander&quot;,&quot;given&quot;:&quot;Chris&quot;,&quot;parse-names&quot;:false,&quot;dropping-particle&quot;:&quot;&quot;,&quot;non-dropping-particle&quot;:&quot;&quot;},{&quot;family&quot;:&quot;Senbabaoglu&quot;,&quot;given&quot;:&quot;Yasin&quot;,&quot;parse-names&quot;:false,&quot;dropping-particle&quot;:&quot;&quot;,&quot;non-dropping-particle&quot;:&quot;&quot;},{&quot;family&quot;:&quot;Sinha&quot;,&quot;given&quot;:&quot;Rilee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Iype&quot;,&quot;given&quot;:&quot;Lisa&quot;,&quot;parse-names&quot;:false,&quot;dropping-particle&quot;:&quot;&quot;,&quot;non-dropping-particle&quot;:&quot;&quot;},{&quot;family&quot;:&quot;Kramer&quot;,&quot;given&quot;:&quot;Roger W.&quot;,&quot;parse-names&quot;:false,&quot;dropping-particle&quot;:&quot;&quot;,&quot;non-dropping-particle&quot;:&quot;&quot;},{&quot;family&quot;:&quot;Kreisberg&quot;,&quot;given&quot;:&quot;Richard&quot;,&quot;parse-names&quot;:false,&quot;dropping-particle&quot;:&quot;&quot;,&quot;non-dropping-particle&quot;:&quot;&quot;},{&quot;family&quot;:&quot;Rovira&quot;,&quot;given&quot;:&quot;Hector&quot;,&quot;parse-names&quot;:false,&quot;dropping-particle&quot;:&quot;&quot;,&quot;non-dropping-particle&quot;:&quot;&quot;},{&quot;family&quot;:&quot;Tasman&quot;,&quot;given&quot;:&quot;Natalie&quot;,&quot;parse-names&quot;:false,&quot;dropping-particle&quot;:&quot;&quot;,&quot;non-dropping-particle&quot;:&quot;&quot;},{&quot;family&quot;:&quot;Haussler&quot;,&quot;given&quot;:&quot;David&quot;,&quot;parse-names&quot;:false,&quot;dropping-particle&quot;:&quot;&quot;,&quot;non-dropping-particle&quot;:&quot;&quot;},{&quot;family&quot;:&quot;Stuart&quot;,&quot;given&quot;:&quot;Josh M.&quot;,&quot;parse-names&quot;:false,&quot;dropping-particle&quot;:&quot;&quot;,&quot;non-dropping-particle&quot;:&quot;&quot;},{&quot;family&quot;:&quot;Verhaak&quot;,&quot;given&quot;:&quot;Roeland G.W.&quot;,&quot;parse-names&quot;:false,&quot;dropping-particle&quot;:&quot;&quot;,&quot;non-dropping-particle&quot;:&quot;&quot;},{&quot;family&quot;:&quot;Leiserson&quot;,&quot;given&quot;:&quot;Mark D.M.&quot;,&quot;parse-names&quot;:false,&quot;dropping-particle&quot;:&quot;&quot;,&quot;non-dropping-particle&quot;:&quot;&quot;},{&quot;family&quot;:&quot;Taylor&quot;,&quot;given&quot;:&quot;Barry S.&quot;,&quot;parse-names&quot;:false,&quot;dropping-particle&quot;:&quot;&quot;,&quot;non-dropping-particle&quot;:&quot;&quot;},{&quot;family&quot;:&quot;Black&quot;,&quot;given&quot;:&quot;Aaron D.&quot;,&quot;parse-names&quot;:false,&quot;dropping-particle&quot;:&quot;&quot;,&quot;non-dropping-particle&quot;:&quot;&quot;},{&quot;family&quot;:&quot;Carney&quot;,&quot;given&quot;:&quot;Julie Ann&quot;,&quot;parse-names&quot;:false,&quot;dropping-particle&quot;:&quot;&quot;,&quot;non-dropping-particle&quot;:&quot;&quot;},{&quot;family&quot;:&quot;Gastier-Foster&quot;,&quot;given&quot;:&quot;Julie M.&quot;,&quot;parse-names&quot;:false,&quot;dropping-particle&quot;:&quot;&quot;,&quot;non-dropping-particle&quot;:&quot;&quot;},{&quot;family&quot;:&quot;Helsel&quot;,&quot;given&quot;:&quot;Carmen&quot;,&quot;parse-names&quot;:false,&quot;dropping-particle&quot;:&quot;&quot;,&quot;non-dropping-particle&quot;:&quot;&quot;},{&quot;family&quot;:&quot;McAllister&quot;,&quot;given&quot;:&quot;Cynthia&quot;,&quot;parse-names&quot;:false,&quot;dropping-particle&quot;:&quot;&quot;,&quot;non-dropping-particle&quot;:&quot;&quot;},{&quot;family&quot;:&quot;Ramirez&quot;,&quot;given&quot;:&quot;Nilsa C.&quot;,&quot;parse-names&quot;:false,&quot;dropping-particle&quot;:&quot;&quot;,&quot;non-dropping-particle&quot;:&quot;&quot;},{&quot;family&quot;:&quot;Tabler&quot;,&quot;given&quot;:&quot;Teresa R.&quot;,&quot;parse-names&quot;:false,&quot;dropping-particle&quot;:&quot;&quot;,&quot;non-dropping-particle&quot;:&quot;&quot;},{&quot;family&quot;:&quot;Wise&quot;,&quot;given&quot;:&quot;Lisa&quot;,&quot;parse-names&quot;:false,&quot;dropping-particle&quot;:&quot;&quot;,&quot;non-dropping-particle&quot;:&quot;&quot;},{&quot;family&quot;:&quot;Zmuda&quot;,&quot;given&quot;:&quot;Erik&quot;,&quot;parse-names&quot;:false,&quot;dropping-particle&quot;:&quot;&quot;,&quot;non-dropping-particle&quot;:&quot;&quot;},{&quot;family&quot;:&quot;Penny&quot;,&quot;given&quot;:&quot;Robert&quot;,&quot;parse-names&quot;:false,&quot;dropping-particle&quot;:&quot;&quot;,&quot;non-dropping-particle&quot;:&quot;&quot;},{&quot;family&quot;:&quot;Crain&quot;,&quot;given&quot;:&quot;Daniel&quot;,&quot;parse-names&quot;:false,&quot;dropping-particle&quot;:&quot;&quot;,&quot;non-dropping-particle&quot;:&quot;&quot;},{&quot;family&quot;:&quot;Gardner&quot;,&quot;given&quot;:&quot;Johanna&quot;,&quot;parse-names&quot;:false,&quot;dropping-particle&quot;:&quot;&quot;,&quot;non-dropping-particle&quot;:&quot;&quot;},{&quot;family&quot;:&quot;Lau&quot;,&quot;given&quot;:&quot;Kevin&quot;,&quot;parse-names&quot;:false,&quot;dropping-particle&quot;:&quot;&quot;,&quot;non-dropping-particle&quot;:&quot;&quot;},{&quot;family&quot;:&quot;Curely&quot;,&quot;given&quot;:&quot;Erin&quot;,&quot;parse-names&quot;:false,&quot;dropping-particle&quot;:&quot;&quot;,&quot;non-dropping-particle&quot;:&quot;&quot;},{&quot;family&quot;:&quot;Mallery&quot;,&quot;given&quot;:&quot;David&quot;,&quot;parse-names&quot;:false,&quot;dropping-particle&quot;:&quot;&quot;,&quot;non-dropping-particle&quot;:&quot;&quot;},{&quot;family&quot;:&quot;Morris&quot;,&quot;given&quot;:&quot;Scott&quot;,&quot;parse-names&quot;:false,&quot;dropping-particle&quot;:&quot;&quot;,&quot;non-dropping-particle&quot;:&quot;&quot;},{&quot;family&quot;:&quot;Paulauskis&quot;,&quot;given&quot;:&quot;Joseph&quot;,&quot;parse-names&quot;:false,&quot;dropping-particle&quot;:&quot;&quot;,&quot;non-dropping-particle&quot;:&quot;&quot;},{&quot;family&quot;:&quot;Shelton&quot;,&quot;given&quot;:&quot;Troy&quot;,&quot;parse-names&quot;:false,&quot;dropping-particle&quot;:&quot;&quot;,&quot;non-dropping-particle&quot;:&quot;&quot;},{&quot;family&quot;:&quot;Shelton&quot;,&quot;given&quot;:&quot;Candace&quot;,&quot;parse-names&quot;:false,&quot;dropping-particle&quot;:&quot;&quot;,&quot;non-dropping-particle&quot;:&quot;&quot;},{&quot;family&quot;:&quot;Sherman&quot;,&quot;given&quot;:&quot;Mark&quot;,&quot;parse-names&quot;:false,&quot;dropping-particle&quot;:&quot;&quot;,&quot;non-dropping-particle&quot;:&quot;&quot;},{&quot;family&quot;:&quot;Benz&quot;,&quot;given&quot;:&quot;Christopher&quot;,&quot;parse-names&quot;:false,&quot;dropping-particle&quot;:&quot;&quot;,&quot;non-dropping-particle&quot;:&quot;&quot;},{&quot;family&quot;:&quot;Lee&quot;,&quot;given&quot;:&quot;Jae Hyuk&quot;,&quot;parse-names&quot;:false,&quot;dropping-particle&quot;:&quot;&quot;,&quot;non-dropping-particle&quot;:&quot;&quot;},{&quot;family&quot;:&quot;Fedosenko&quot;,&quot;given&quot;:&quot;Konstantin&quot;,&quot;parse-names&quot;:false,&quot;dropping-particle&quot;:&quot;&quot;,&quot;non-dropping-particle&quot;:&quot;&quot;},{&quot;family&quot;:&quot;Manikhas&quot;,&quot;given&quot;:&quot;Georgy&quot;,&quot;parse-names&quot;:false,&quot;dropping-particle&quot;:&quot;&quot;,&quot;non-dropping-particle&quot;:&quot;&quot;},{&quot;family&quot;:&quot;Potapova&quot;,&quot;given&quot;:&quot;Olga&quot;,&quot;parse-names&quot;:false,&quot;dropping-particle&quot;:&quot;&quot;,&quot;non-dropping-particle&quot;:&quot;&quot;},{&quot;family&quot;:&quot;Voronina&quot;,&quot;given&quot;:&quot;Olga&quot;,&quot;parse-names&quot;:false,&quot;dropping-particle&quot;:&quot;&quot;,&quot;non-dropping-particle&quot;:&quot;&quot;},{&quot;family&quot;:&quot;Belyaev&quot;,&quot;given&quot;:&quot;Dmitry&quot;,&quot;parse-names&quot;:false,&quot;dropping-particle&quot;:&quot;&quot;,&quot;non-dropping-particle&quot;:&quot;&quot;},{&quot;family&quot;:&quot;Dolzhansky&quot;,&quot;given&quot;:&quot;Oleg&quot;,&quot;parse-names&quot;:false,&quot;dropping-particle&quot;:&quot;&quot;,&quot;non-dropping-particle&quot;:&quot;&quot;},{&quot;family&quot;:&quot;Rathmell&quot;,&quot;given&quot;:&quot;W. Kimryn&quot;,&quot;parse-names&quot;:false,&quot;dropping-particle&quot;:&quot;&quot;,&quot;non-dropping-particle&quot;:&quot;&quot;},{&quot;family&quot;:&quot;Brzezinski&quot;,&quot;given&quot;:&quot;Jakub&quot;,&quot;parse-names&quot;:false,&quot;dropping-particle&quot;:&quot;&quot;,&quot;non-dropping-particle&quot;:&quot;&quot;},{&quot;family&quot;:&quot;Ibbs&quot;,&quot;given&quot;:&quot;Matthew&quot;,&quot;parse-names&quot;:false,&quot;dropping-particle&quot;:&quot;&quot;,&quot;non-dropping-particle&quot;:&quot;&quot;},{&quot;family&quot;:&quot;Korski&quot;,&quot;given&quot;:&quot;Konstanty&quot;,&quot;parse-names&quot;:false,&quot;dropping-particle&quot;:&quot;&quot;,&quot;non-dropping-particle&quot;:&quot;&quot;},{&quot;family&quot;:&quot;Kycler&quot;,&quot;given&quot;:&quot;Witold&quot;,&quot;parse-names&quot;:false,&quot;dropping-particle&quot;:&quot;&quot;,&quot;non-dropping-particle&quot;:&quot;&quot;},{&quot;family&quot;:&quot;Łaźniak&quot;,&quot;given&quot;:&quot;Radoslaw&quot;,&quot;parse-names&quot;:false,&quot;dropping-particle&quot;:&quot;&quot;,&quot;non-dropping-particle&quot;:&quot;&quot;},{&quot;family&quot;:&quot;Leporowska&quot;,&quot;given&quot;:&quot;Ewa&quot;,&quot;parse-names&quot;:false,&quot;dropping-particle&quot;:&quot;&quot;,&quot;non-dropping-particle&quot;:&quot;&quot;},{&quot;family&quot;:&quot;Mackiewicz&quot;,&quot;given&quot;:&quot;Andrzej&quot;,&quot;parse-names&quot;:false,&quot;dropping-particle&quot;:&quot;&quot;,&quot;non-dropping-particle&quot;:&quot;&quot;},{&quot;family&quot;:&quot;Murawa&quot;,&quot;given&quot;:&quot;Dawid&quot;,&quot;parse-names&quot;:false,&quot;dropping-particle&quot;:&quot;&quot;,&quot;non-dropping-particle&quot;:&quot;&quot;},{&quot;family&quot;:&quot;Murawa&quot;,&quot;given&quot;:&quot;Pawel&quot;,&quot;parse-names&quot;:false,&quot;dropping-particle&quot;:&quot;&quot;,&quot;non-dropping-particle&quot;:&quot;&quot;},{&quot;family&quot;:&quot;Spychała&quot;,&quot;given&quot;:&quot;Arkadiusz&quot;,&quot;parse-names&quot;:false,&quot;dropping-particle&quot;:&quot;&quot;,&quot;non-dropping-particle&quot;:&quot;&quot;},{&quot;family&quot;:&quot;Suchorska&quot;,&quot;given&quot;:&quot;Wiktoria M.&quot;,&quot;parse-names&quot;:false,&quot;dropping-particle&quot;:&quot;&quot;,&quot;non-dropping-particle&quot;:&quot;&quot;},{&quot;family&quot;:&quot;Tatka&quot;,&quot;given&quot;:&quot;Honorata&quot;,&quot;parse-names&quot;:false,&quot;dropping-particle&quot;:&quot;&quot;,&quot;non-dropping-particle&quot;:&quot;&quot;},{&quot;family&quot;:&quot;Teresiak&quot;,&quot;given&quot;:&quot;Marek&quot;,&quot;parse-names&quot;:false,&quot;dropping-particle&quot;:&quot;&quot;,&quot;non-dropping-particle&quot;:&quot;&quot;},{&quot;family&quot;:&quot;Abdel-Misih&quot;,&quot;given&quot;:&quot;Raafat&quot;,&quot;parse-names&quot;:false,&quot;dropping-particle&quot;:&quot;&quot;,&quot;non-dropping-particle&quot;:&quot;&quot;},{&quot;family&quot;:&quot;Bennett&quot;,&quot;given&quot;:&quot;Joseph&quot;,&quot;parse-names&quot;:false,&quot;dropping-particle&quot;:&quot;&quot;,&quot;non-dropping-particle&quot;:&quot;&quot;},{&quot;family&quot;:&quot;Brown&quot;,&quot;given&quot;:&quot;Jennifer&quot;,&quot;parse-names&quot;:false,&quot;dropping-particle&quot;:&quot;&quot;,&quot;non-dropping-particle&quot;:&quot;&quot;},{&quot;family&quot;:&quot;Iacocca&quot;,&quot;given&quot;:&quot;Mary&quot;,&quot;parse-names&quot;:false,&quot;dropping-particle&quot;:&quot;&quot;,&quot;non-dropping-particle&quot;:&quot;&quot;},{&quot;family&quot;:&quot;Rabeno&quot;,&quot;given&quot;:&quot;Brenda&quot;,&quot;parse-names&quot;:false,&quot;dropping-particle&quot;:&quot;&quot;,&quot;non-dropping-particle&quot;:&quot;&quot;},{&quot;family&quot;:&quot;Kwon&quot;,&quot;given&quot;:&quot;Sun Young&quot;,&quot;parse-names&quot;:false,&quot;dropping-particle&quot;:&quot;&quot;,&quot;non-dropping-particle&quot;:&quot;&quot;},{&quot;family&quot;:&quot;Kemkes&quot;,&quot;given&quot;:&quot;Ariane&quot;,&quot;parse-names&quot;:false,&quot;dropping-particle&quot;:&quot;&quot;,&quot;non-dropping-particle&quot;:&quot;&quot;},{&quot;family&quot;:&quot;Curley&quot;,&quot;given&quot;:&quot;Erin&quot;,&quot;parse-names&quot;:false,&quot;dropping-particle&quot;:&quot;&quot;,&quot;non-dropping-particle&quot;:&quot;&quot;},{&quot;family&quot;:&quot;Alexopoulou&quot;,&quot;given&quot;:&quot;Iakovina&quot;,&quot;parse-names&quot;:false,&quot;dropping-particle&quot;:&quot;&quot;,&quot;non-dropping-particle&quot;:&quot;&quot;},{&quot;family&quot;:&quot;Engel&quot;,&quot;given&quot;:&quot;Jay&quot;,&quot;parse-names&quot;:false,&quot;dropping-particle&quot;:&quot;&quot;,&quot;non-dropping-particle&quot;:&quot;&quot;},{&quot;family&quot;:&quot;Bartlett&quot;,&quot;given&quot;:&quot;John&quot;,&quot;parse-names&quot;:false,&quot;dropping-particle&quot;:&quot;&quot;,&quot;non-dropping-particle&quot;:&quot;&quot;},{&quot;family&quot;:&quot;Albert&quot;,&quot;given&quot;:&quot;Monique&quot;,&quot;parse-names&quot;:false,&quot;dropping-particle&quot;:&quot;&quot;,&quot;non-dropping-particle&quot;:&quot;&quot;},{&quot;family&quot;:&quot;Park&quot;,&quot;given&quot;:&quot;Do Youn&quot;,&quot;parse-names&quot;:false,&quot;dropping-particle&quot;:&quot;&quot;,&quot;non-dropping-particle&quot;:&quot;&quot;},{&quot;family&quot;:&quot;Dhir&quot;,&quot;given&quot;:&quot;Rajiv&quot;,&quot;parse-names&quot;:false,&quot;dropping-particle&quot;:&quot;&quot;,&quot;non-dropping-particle&quot;:&quot;&quot;},{&quot;family&quot;:&quot;Luketich&quot;,&quot;given&quot;:&quot;James&quot;,&quot;parse-names&quot;:false,&quot;dropping-particle&quot;:&quot;&quot;,&quot;non-dropping-particle&quot;:&quot;&quot;},{&quot;family&quot;:&quot;Landreneau&quot;,&quot;given&quot;:&quot;Rodney&quot;,&quot;parse-names&quot;:false,&quot;dropping-particle&quot;:&quot;&quot;,&quot;non-dropping-particle&quot;:&quot;&quot;},{&quot;family&quot;:&quot;Janjigian&quot;,&quot;given&quot;:&quot;Yelena Y.&quot;,&quot;parse-names&quot;:false,&quot;dropping-particle&quot;:&quot;&quot;,&quot;non-dropping-particle&quot;:&quot;&quot;},{&quot;family&quot;:&quot;Cho&quot;,&quot;given&quot;:&quot;Eunjung&quot;,&quot;parse-names&quot;:false,&quot;dropping-particle&quot;:&quot;&quot;,&quot;non-dropping-particle&quot;:&quot;&quot;},{&quot;family&quot;:&quot;Ladanyi&quot;,&quot;given&quot;:&quot;Marc&quot;,&quot;parse-names&quot;:false,&quot;dropping-particle&quot;:&quot;&quot;,&quot;non-dropping-particle&quot;:&quot;&quot;},{&quot;family&quot;:&quot;Tang&quot;,&quot;given&quot;:&quot;Laura&quot;,&quot;parse-names&quot;:false,&quot;dropping-particle&quot;:&quot;&quot;,&quot;non-dropping-particle&quot;:&quot;&quot;},{&quot;family&quot;:&quot;McCall&quot;,&quot;given&quot;:&quot;Shannon J.&quot;,&quot;parse-names&quot;:false,&quot;dropping-particle&quot;:&quot;&quot;,&quot;non-dropping-particle&quot;:&quot;&quot;},{&quot;family&quot;:&quot;Park&quot;,&quot;given&quot;:&quot;Young S.&quot;,&quot;parse-names&quot;:false,&quot;dropping-particle&quot;:&quot;&quot;,&quot;non-dropping-particle&quot;:&quot;&quot;},{&quot;family&quot;:&quot;Cheong&quot;,&quot;given&quot;:&quot;Jae Ho&quot;,&quot;parse-names&quot;:false,&quot;dropping-particle&quot;:&quot;&quot;,&quot;non-dropping-particle&quot;:&quot;&quot;},{&quot;family&quot;:&quot;Ajani&quot;,&quot;given&quot;:&quot;Jaffer&quot;,&quot;parse-names&quot;:false,&quot;dropping-particle&quot;:&quot;&quot;,&quot;non-dropping-particle&quot;:&quot;&quot;},{&quot;family&quot;:&quot;Camargo&quot;,&quot;given&quot;:&quot;M. Constanza&quot;,&quot;parse-names&quot;:false,&quot;dropping-particle&quot;:&quot;&quot;,&quot;non-dropping-particle&quot;:&quot;&quot;},{&quot;family&quot;:&quot;Alonso&quot;,&quot;given&quot;:&quot;Shelley&quot;,&quot;parse-names&quot;:false,&quot;dropping-particle&quot;:&quot;&quot;,&quot;non-dropping-particle&quot;:&quot;&quot;},{&quot;family&quot;:&quot;Ayala&quot;,&quot;given&quot;:&quot;Brenda&quot;,&quot;parse-names&quot;:false,&quot;dropping-particle&quot;:&quot;&quot;,&quot;non-dropping-particle&quot;:&quot;&quot;},{&quot;family&quot;:&quot;Jensen&quot;,&quot;given&quot;:&quot;Mark A.&quot;,&quot;parse-names&quot;:false,&quot;dropping-particle&quot;:&quot;&quot;,&quot;non-dropping-particle&quot;:&quot;&quot;},{&quot;family&quot;:&quot;Pihl&quot;,&quot;given&quot;:&quot;Todd&quot;,&quot;parse-names&quot;:false,&quot;dropping-particle&quot;:&quot;&quot;,&quot;non-dropping-particle&quot;:&quot;&quot;},{&quot;family&quot;:&quot;Raman&quot;,&quot;given&quot;:&quot;Rohini&quot;,&quot;parse-names&quot;:false,&quot;dropping-particle&quot;:&quot;&quot;,&quot;non-dropping-particle&quot;:&quot;&quot;},{&quot;family&quot;:&quot;Walton&quot;,&quot;given&quot;:&quot;Jessica&quot;,&quot;parse-names&quot;:false,&quot;dropping-particle&quot;:&quot;&quot;,&quot;non-dropping-particle&quot;:&quot;&quot;},{&quot;family&quot;:&quot;Wan&quot;,&quot;given&quot;:&quot;Yunhu&quot;,&quot;parse-names&quot;:false,&quot;dropping-particle&quot;:&quot;&quot;,&quot;non-dropping-particle&quot;:&quot;&quot;},{&quot;family&quot;:&quot;Eley&quot;,&quot;given&quot;:&quot;Greg&quot;,&quot;parse-names&quot;:false,&quot;dropping-particle&quot;:&quot;&quot;,&quot;non-dropping-particle&quot;:&quot;&quot;},{&quot;family&quot;:&quot;Shaw&quot;,&quot;given&quot;:&quot;Kenna R.Mills&quot;,&quot;parse-names&quot;:false,&quot;dropping-particle&quot;:&quot;&quot;,&quot;non-dropping-particle&quot;:&quot;&quot;},{&quot;family&quot;:&quot;Tarnuzzer&quot;,&quot;given&quot;:&quot;Roy&quot;,&quot;parse-names&quot;:false,&quot;dropping-particle&quot;:&quot;&quot;,&quot;non-dropping-particle&quot;:&quot;&quot;},{&quot;family&quot;:&quot;Wang&quot;,&quot;given&quot;:&quot;Zhining&quot;,&quot;parse-names&quot;:false,&quot;dropping-particle&quot;:&quot;&quot;,&quot;non-dropping-particle&quot;:&quot;&quot;},{&quot;family&quot;:&quot;Yang&quot;,&quot;given&quot;:&quot;Liming&quot;,&quot;parse-names&quot;:false,&quot;dropping-particle&quot;:&quot;&quot;,&quot;non-dropping-particle&quot;:&quot;&quot;},{&quot;family&quot;:&quot;Zenklusen&quot;,&quot;given&quot;:&quot;Jean Claude&quot;,&quot;parse-names&quot;:false,&quot;dropping-particle&quot;:&quot;&quot;,&quot;non-dropping-particle&quot;:&quot;&quot;},{&quot;family&quot;:&quot;Davidsen&quot;,&quot;given&quot;:&quot;Tanja&quot;,&quot;parse-names&quot;:false,&quot;dropping-particle&quot;:&quot;&quot;,&quot;non-dropping-particle&quot;:&quot;&quot;},{&quot;family&quot;:&quot;Hutter&quot;,&quot;given&quot;:&quot;Carolyn M.&quot;,&quot;parse-names&quot;:false,&quot;dropping-particle&quot;:&quot;&quot;,&quot;non-dropping-particle&quot;:&quot;&quot;},{&quot;family&quot;:&quot;Sofia&quot;,&quot;given&quot;:&quot;Heidi J.&quot;,&quot;parse-names&quot;:false,&quot;dropping-particle&quot;:&quot;&quot;,&quot;non-dropping-particle&quot;:&quot;&quot;},{&quot;family&quot;:&quot;Burton&quot;,&quot;given&quot;:&quot;Robert&quot;,&quot;parse-names&quot;:false,&quot;dropping-particle&quot;:&quot;&quot;,&quot;non-dropping-particle&quot;:&quot;&quot;},{&quot;family&quot;:&quot;Chudamani&quot;,&quot;given&quot;:&quot;Sudha&quot;,&quot;parse-names&quot;:false,&quot;dropping-particle&quot;:&quot;&quot;,&quot;non-dropping-particle&quot;:&quot;&quot;},{&quot;family&quot;:&quot;Liu&quot;,&quot;given&quot;:&quot;Jia&quot;,&quot;parse-names&quot;:false,&quot;dropping-particle&quot;:&quot;&quot;,&quot;non-dropping-particle&quot;:&quot;&quot;}],&quot;container-title&quot;:&quot;Nature 2014 513:7517&quot;,&quot;accessed&quot;:{&quot;date-parts&quot;:[[2026,3,4]]},&quot;DOI&quot;:&quot;10.1038/nature13480&quot;,&quot;ISSN&quot;:&quot;14764687&quot;,&quot;PMID&quot;:&quot;25079317&quot;,&quot;URL&quot;:&quot;https://www.nature.com/articles/nature13480&quot;,&quot;issued&quot;:{&quot;date-parts&quot;:[[2014,7,23]]},&quot;page&quot;:&quot;202-209&quot;,&quot;abstract&quot;:&quot;Gastric cancer is a leading cause of cancer deaths, but analysis of its molecular and clinical characteristics has been complicated by histological and aetiological heterogeneity. Here we describe a comprehensive molecular evaluation of 295 primary gastric adenocarcinomas as part of The Cancer Genome Atlas (TCGA) project. We propose a molecular classification dividing gastric cancer into four subtypes: tumours positive for Epstein–Barr virus, which display recurrent PIK3CA mutations, extreme DNA hypermethylation, and amplification of JAK2, CD274 (also known as PD-L1) and PDCD1LG2 (also known as PD-L2); microsatellite unstable tumours, which show elevated mutation rates, including mutations of genes encoding targetable oncogenic signalling proteins; genomically stable tumours, which are enriched for the diffuse histological variant and mutations of RHOA or fusions involving RHO-family GTPase-activating proteins; and tumours with chromosomal instability, which show marked aneuploidy and focal amplification of receptor tyrosine kinases. Identification of these subtypes provides a roadmap for patient stratification and trials of targeted therapies. The Cancer Genome Atlas reports on molecular evaluation of 295 primary gastric adenocarcinomas and proposes a new classification of gastric cancers into 4 subtypes, which should help with clinical assessment and trials of targeted therapies. This contribution from The Cancer Genome Atlas (TCGA) project describes the molecular evaluation of 295 primary gastric adenocarcinomas. Based on the results, the authors propose a novel classification separating gastric cancers into four subtypes according to: Epstein–Barr virus positive status, microsatellite instability, chromosomal instability or genomic stability. Given the histologic and etiologic heterogeneity of gastric cancer identification of these subtypes, using a schema that can readily be applied to patient samples should help with patient stratification and trials of targeted therapies.&quot;,&quot;publisher&quot;:&quot;Nature Publishing Group&quot;,&quot;issue&quot;:&quot;7517&quot;,&quot;volume&quot;:&quot;513&quot;,&quot;container-title-short&quot;:&quot;&quot;},&quot;isTemporary&quot;:false}]},{&quot;citationID&quot;:&quot;MENDELEY_CITATION_e6061751-bd56-4023-a0b9-78c13a374f65&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&quot;,&quot;citationItems&quot;:[{&quot;id&quot;:&quot;bc4c4bf0-e712-3850-bb9b-52789e739bb3&quot;,&quot;itemData&quot;:{&quot;type&quot;:&quot;article-journal&quot;,&quot;id&quot;:&quot;bc4c4bf0-e712-3850-bb9b-52789e739bb3&quot;,&quot;title&quot;:&quot;The diagnosis and management of NK/T-cell lymphomas&quot;,&quot;author&quot;:[{&quot;family&quot;:&quot;Tse&quot;,&quot;given&quot;:&quot;Eric&quot;,&quot;parse-names&quot;:false,&quot;dropping-particle&quot;:&quot;&quot;,&quot;non-dropping-particle&quot;:&quot;&quot;},{&quot;family&quot;:&quot;Kwong&quot;,&quot;given&quot;:&quot;Yok Lam&quot;,&quot;parse-names&quot;:false,&quot;dropping-particle&quot;:&quot;&quot;,&quot;non-dropping-particle&quot;:&quot;&quot;}],&quot;container-title&quot;:&quot;Journal of Hematology &amp; Oncology 2017 10:1&quot;,&quot;accessed&quot;:{&quot;date-parts&quot;:[[2026,3,4]]},&quot;DOI&quot;:&quot;10.1186/s13045-017-0452-9&quot;,&quot;ISSN&quot;:&quot;17568722&quot;,&quot;PMID&quot;:&quot;28410601&quot;,&quot;URL&quot;:&quot;https://link.springer.com/article/10.1186/s13045-017-0452-9&quot;,&quot;issued&quot;:{&quot;date-parts&quot;:[[2017,4,14]]},&quot;page&quot;:&quot;85-&quot;,&quot;abstract&quot;:&quot;Extranodal natural killer (NK)/T-cell lymphoma is an aggressive malignancy of putative NK-cell origin, with a minority deriving from the T-cell lineage. Pathologically, the malignancy occurs in two forms, extranodal NK/T-cell lymphoma, nasal type; and aggressive NK-cell leukaemia. Lymphoma occur most commonly (80%) in the nose and upper aerodigestive tract, less commonly (20%) in non-nasal areas (skin, gastrointestinal tract, testis, salivary gland), and rarely as disseminated disease with a leukemic phase. Genetic analysis showed mutations of genes involved in the JAK/STAT pathway, RNA assembly, epigenetic regulation, and tumor suppression. In initial clinical evaluation, positron emission tomography computed tomography, and quantification of plasma EBV DNA are mandatory as they are useful for response monitoring and prognostication. In stage I/II diseases, combined chemotherapy and radiotherapy (sequentially or concurrently) is the best approach. Conventional anthracycline-containing regimens are ineffective and should be replaced by non-anthracycline-containing regimens, preferably including L-asparaginase. Radiotherapy alone is associated with high systemic relapse rates and should be avoided. In stage III/IV diseases, non-anthracycline-regimens-containing L-asparaginase are the standard. In relapsed/refractory cases, blockade of the programmed death protein 1 has recently shown promising results with high response rates. In the era of effective non-anthracycline-containing regimens, autologous haematopoietic stem cell transplantation (HSCT) has not been shown to be beneficial. However, allogeneic HSCT may be considered for high-risk or advanced-stage patients in remission or relapsed/refractory patients responding to salvage therapy. Prognostic models taking into account presentation, interim, and end-of-treatment parameters are useful in triaging patients to different treatment strategies.&quot;,&quot;publisher&quot;:&quot;BioMed Central&quot;,&quot;issue&quot;:&quot;1&quot;,&quot;volume&quot;:&quot;10&quot;,&quot;container-title-short&quot;:&quot;&quot;},&quot;isTemporary&quot;:false}]},{&quot;citationID&quot;:&quot;MENDELEY_CITATION_3cc872d2-0ac7-4f58-beb8-7b7b1ca329ae&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&quot;,&quot;citationItems&quot;:[{&quot;id&quot;:&quot;e66d8878-f11a-3fec-9715-45f33cac5797&quot;,&quot;itemData&quot;:{&quot;type&quot;:&quot;article-journal&quot;,&quot;id&quot;:&quot;e66d8878-f11a-3fec-9715-45f33cac5797&quot;,&quot;title&quot;:&quot;Post-transplant lymphoproliferative disorders, Epstein-Barr virus infection, and disease in solid organ transplantation: Guidelines from the American Society of Transplantation Infectious Diseases Community of Practice&quot;,&quot;author&quot;:[{&quot;family&quot;:&quot;Allen&quot;,&quot;given&quot;:&quot;Upton D.&quot;,&quot;parse-names&quot;:false,&quot;dropping-particle&quot;:&quot;&quot;,&quot;non-dropping-particle&quot;:&quot;&quot;},{&quot;family&quot;:&quot;Preiksaitis&quot;,&quot;given&quot;:&quot;Jutta K.&quot;,&quot;parse-names&quot;:false,&quot;dropping-particle&quot;:&quot;&quot;,&quot;non-dropping-particle&quot;:&quot;&quot;}],&quot;container-title&quot;:&quot;Clinical Transplantation&quot;,&quot;container-title-short&quot;:&quot;Clin. Transplant.&quot;,&quot;accessed&quot;:{&quot;date-parts&quot;:[[2026,3,4]]},&quot;DOI&quot;:&quot;10.1111/ctr.13652&quot;,&quot;ISSN&quot;:&quot;13990012&quot;,&quot;PMID&quot;:&quot;31230381&quot;,&quot;URL&quot;:&quot;/doi/pdf/10.1111/ctr.13652&quot;,&quot;issued&quot;:{&quot;date-parts&quot;:[[2019,9,1]]},&quot;page&quot;:&quot;e13652&quot;,&quot;abstract&quot;:&quot;These updated guidelines from the American Society of Transplantation Infectious Diseases Community of Practice review the diagnosis, management, and prevention of post-transplant lymphoproliferative disorders (PTLD) and other Epstein-Barr virus (EBV) syndromes after solid organ transplantation. PTLD are a heterogeneous spectrum of predominantly B-cell disorders, often extra-nodal, with complex distinct pathogeneses and variable clinical presentations determined by pathologic subtype. Recent epidemiologic studies report a decrease in early EBV-positive (+) PTLD and an increase in late EBV-negative (−) PTLD. Pre-transplant EBV-seronegativity and primary EBV infection, often from donor-transmitted infection, are an important risk factors for EBV syndromes and early EBV + PTLD. Low-quality evidence supports preemptive prevention strategies for early EBV + PTLD in EBV-seronegative recipients that involve EBV DNA measurement in peripheral blood using assays requiring further result harmonization, combined with interventions to lower viral load. Reduction in immunosuppression (RIS) is the best validated intervention. WHO pathology classification of a tissue biopsy remains the gold standard for PTLD diagnosis; optimal staging procedures are uncertain. Treatment of CD20+ PTLD with the response-dependent sequential use of RIS, rituximab, and cytotoxic chemotherapy is recommended. Evidence gaps requiring future research and alternate treatment strategies including immunotherapy are highlighted.&quot;,&quot;publisher&quot;:&quot;Blackwell Publishing Ltd&quot;,&quot;issue&quot;:&quot;9&quot;,&quot;volume&quot;:&quot;33&quot;},&quot;isTemporary&quot;:false}]},{&quot;citationID&quot;:&quot;MENDELEY_CITATION_0a80e6b2-efe6-42a8-8832-d71eefe32065&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&quot;,&quot;citationItems&quot;:[{&quot;id&quot;:&quot;5611e803-fd0f-3ef8-9543-7dc52e6e251e&quot;,&quot;itemData&quot;:{&quot;type&quot;:&quot;article-journal&quot;,&quot;id&quot;:&quot;5611e803-fd0f-3ef8-9543-7dc52e6e251e&quot;,&quot;title&quot;:&quot;Age cutoff for Epstein-Barr virus-positive diffuse large B-cell lymphoma–is it necessary?&quot;,&quot;author&quot;:[{&quot;family&quot;:&quot;Ok&quot;,&quot;given&quot;:&quot;Chi Young&quot;,&quot;parse-names&quot;:false,&quot;dropping-particle&quot;:&quot;&quot;,&quot;non-dropping-particle&quot;:&quot;&quot;},{&quot;family&quot;:&quot;Ye&quot;,&quot;given&quot;:&quot;Qing&quot;,&quot;parse-names&quot;:false,&quot;dropping-particle&quot;:&quot;&quot;,&quot;non-dropping-particle&quot;:&quot;&quot;},{&quot;family&quot;:&quot;Li&quot;,&quot;given&quot;:&quot;Ling&quot;,&quot;parse-names&quot;:false,&quot;dropping-particle&quot;:&quot;&quot;,&quot;non-dropping-particle&quot;:&quot;&quot;},{&quot;family&quot;:&quot;Manyam&quot;,&quot;given&quot;:&quot;Ganiraju C.&quot;,&quot;parse-names&quot;:false,&quot;dropping-particle&quot;:&quot;&quot;,&quot;non-dropping-particle&quot;:&quot;&quot;},{&quot;family&quot;:&quot;Deng&quot;,&quot;given&quot;:&quot;Lijuan&quot;,&quot;parse-names&quot;:false,&quot;dropping-particle&quot;:&quot;&quot;,&quot;non-dropping-particle&quot;:&quot;&quot;},{&quot;family&quot;:&quot;Goswami&quot;,&quot;given&quot;:&quot;Rashmi R.&quot;,&quot;parse-names&quot;:false,&quot;dropping-particle&quot;:&quot;&quot;,&quot;non-dropping-particle&quot;:&quot;&quot;},{&quot;family&quot;:&quot;Wang&quot;,&quot;given&quot;:&quot;Xiaoxiao&quot;,&quot;parse-names&quot;:false,&quot;dropping-particle&quot;:&quot;&quot;,&quot;non-dropping-particle&quot;:&quot;&quot;},{&quot;family&quot;:&quot;Montes-Moreno&quot;,&quot;given&quot;:&quot;Santiago&quot;,&quot;parse-names&quot;:false,&quot;dropping-particle&quot;:&quot;&quot;,&quot;non-dropping-particle&quot;:&quot;&quot;},{&quot;family&quot;:&quot;Visco&quot;,&quot;given&quot;:&quot;Carlo&quot;,&quot;parse-names&quot;:false,&quot;dropping-particle&quot;:&quot;&quot;,&quot;non-dropping-particle&quot;:&quot;&quot;},{&quot;family&quot;:&quot;Tzankov&quot;,&quot;given&quot;:&quot;Alexandar&quot;,&quot;parse-names&quot;:false,&quot;dropping-particle&quot;:&quot;&quot;,&quot;non-dropping-particle&quot;:&quot;&quot;},{&quot;family&quot;:&quot;Dybkaer&quot;,&quot;given&quot;:&quot;Karen&quot;,&quot;parse-names&quot;:false,&quot;dropping-particle&quot;:&quot;&quot;,&quot;non-dropping-particle&quot;:&quot;&quot;},{&quot;family&quot;:&quot;Zhang&quot;,&quot;given&quot;:&quot;Li&quot;,&quot;parse-names&quot;:false,&quot;dropping-particle&quot;:&quot;&quot;,&quot;non-dropping-particle&quot;:&quot;&quot;},{&quot;family&quot;:&quot;Abramson&quot;,&quot;given&quot;:&quot;Jeremy&quot;,&quot;parse-names&quot;:false,&quot;dropping-particle&quot;:&quot;&quot;,&quot;non-dropping-particle&quot;:&quot;&quot;},{&quot;family&quot;:&quot;Sohani&quot;,&quot;given&quot;:&quot;Aliyah R.&quot;,&quot;parse-names&quot;:false,&quot;dropping-particle&quot;:&quot;&quot;,&quot;non-dropping-particle&quot;:&quot;&quot;},{&quot;family&quot;:&quot;Chiu&quot;,&quot;given&quot;:&quot;April&quot;,&quot;parse-names&quot;:false,&quot;dropping-particle&quot;:&quot;&quot;,&quot;non-dropping-particle&quot;:&quot;&quot;},{&quot;family&quot;:&quot;Orazi&quot;,&quot;given&quot;:&quot;Attilio&quot;,&quot;parse-names&quot;:false,&quot;dropping-particle&quot;:&quot;&quot;,&quot;non-dropping-particle&quot;:&quot;&quot;},{&quot;family&quot;:&quot;Zu&quot;,&quot;given&quot;:&quot;Youli&quot;,&quot;parse-names&quot;:false,&quot;dropping-particle&quot;:&quot;&quot;,&quot;non-dropping-particle&quot;:&quot;&quot;},{&quot;family&quot;:&quot;Bhagat&quot;,&quot;given&quot;:&quot;Govind&quot;,&quot;parse-names&quot;:false,&quot;dropping-particle&quot;:&quot;&quot;,&quot;non-dropping-particle&quot;:&quot;&quot;},{&quot;family&quot;:&quot;Richards&quot;,&quot;given&quot;:&quot;Kristy L.&quot;,&quot;parse-names&quot;:false,&quot;dropping-particle&quot;:&quot;&quot;,&quot;non-dropping-particle&quot;:&quot;&quot;},{&quot;family&quot;:&quot;Hsi&quot;,&quot;given&quot;:&quot;Eric D.&quot;,&quot;parse-names&quot;:false,&quot;dropping-particle&quot;:&quot;&quot;,&quot;non-dropping-particle&quot;:&quot;&quot;},{&quot;family&quot;:&quot;Choi&quot;,&quot;given&quot;:&quot;William W.L.&quot;,&quot;parse-names&quot;:false,&quot;dropping-particle&quot;:&quot;&quot;,&quot;non-dropping-particle&quot;:&quot;&quot;},{&quot;family&quot;:&quot;Krieken&quot;,&quot;given&quot;:&quot;J. Han&quot;,&quot;parse-names&quot;:false,&quot;dropping-particle&quot;:&quot;&quot;,&quot;non-dropping-particle&quot;:&quot;van&quot;},{&quot;family&quot;:&quot;Huh&quot;,&quot;given&quot;:&quot;Jooryung&quot;,&quot;parse-names&quot;:false,&quot;dropping-particle&quot;:&quot;&quot;,&quot;non-dropping-particle&quot;:&quot;&quot;},{&quot;family&quot;:&quot;Ponzoni&quot;,&quot;given&quot;:&quot;Maurilio&quot;,&quot;parse-names&quot;:false,&quot;dropping-particle&quot;:&quot;&quot;,&quot;non-dropping-particle&quot;:&quot;&quot;},{&quot;family&quot;:&quot;Ferreri&quot;,&quot;given&quot;:&quot;Andrés J.M.&quot;,&quot;parse-names&quot;:false,&quot;dropping-particle&quot;:&quot;&quot;,&quot;non-dropping-particle&quot;:&quot;&quot;},{&quot;family&quot;:&quot;Zhang&quot;,&quot;given&quot;:&quot;Shanxiang&quot;,&quot;parse-names&quot;:false,&quot;dropping-particle&quot;:&quot;&quot;,&quot;non-dropping-particle&quot;:&quot;&quot;},{&quot;family&quot;:&quot;Parsons&quot;,&quot;given&quot;:&quot;Ben M.&quot;,&quot;parse-names&quot;:false,&quot;dropping-particle&quot;:&quot;&quot;,&quot;non-dropping-particle&quot;:&quot;&quot;},{&quot;family&quot;:&quot;Xu&quot;,&quot;given&quot;:&quot;Mina&quot;,&quot;parse-names&quot;:false,&quot;dropping-particle&quot;:&quot;&quot;,&quot;non-dropping-particle&quot;:&quot;&quot;},{&quot;family&quot;:&quot;Møller&quot;,&quot;given&quot;:&quot;Michael B.&quot;,&quot;parse-names&quot;:false,&quot;dropping-particle&quot;:&quot;&quot;,&quot;non-dropping-particle&quot;:&quot;&quot;},{&quot;family&quot;:&quot;Winter&quot;,&quot;given&quot;:&quot;Jane N.&quot;,&quot;parse-names&quot;:false,&quot;dropping-particle&quot;:&quot;&quot;,&quot;non-dropping-particle&quot;:&quot;&quot;},{&quot;family&quot;:&quot;Piris&quot;,&quot;given&quot;:&quot;Miguel A.&quot;,&quot;parse-names&quot;:false,&quot;dropping-particle&quot;:&quot;&quot;,&quot;non-dropping-particle&quot;:&quot;&quot;},{&quot;family&quot;:&quot;Xu-Monette&quot;,&quot;given&quot;:&quot;Zijun Y.&quot;,&quot;parse-names&quot;:false,&quot;dropping-particle&quot;:&quot;&quot;,&quot;non-dropping-particle&quot;:&quot;&quot;},{&quot;family&quot;:&quot;Medeiros&quot;,&quot;given&quot;:&quot;L. Jeffrey&quot;,&quot;parse-names&quot;:false,&quot;dropping-particle&quot;:&quot;&quot;,&quot;non-dropping-particle&quot;:&quot;&quot;},{&quot;family&quot;:&quot;Young&quot;,&quot;given&quot;:&quot;Ken H.&quot;,&quot;parse-names&quot;:false,&quot;dropping-particle&quot;:&quot;&quot;,&quot;non-dropping-particle&quot;:&quot;&quot;}],&quot;container-title&quot;:&quot;Oncotarget&quot;,&quot;container-title-short&quot;:&quot;Oncotarget&quot;,&quot;accessed&quot;:{&quot;date-parts&quot;:[[2026,3,4]]},&quot;DOI&quot;:&quot;10.18632/oncotarget.4324&quot;,&quot;ISSN&quot;:&quot;19492553&quot;,&quot;PMID&quot;:&quot;26101854&quot;,&quot;URL&quot;:&quot;https://pmc.ncbi.nlm.nih.gov/articles/PMC4546442/&quot;,&quot;issued&quot;:{&quot;date-parts&quot;:[[2015]]},&quot;page&quot;:&quot;13933&quot;,&quot;abstract&quot;:&quot;Epstein-Barr virus-positive diffuse large B-cell lymphoma of the elderly (EBV+ DLBCL-e) is a molecularly distinct variant of DLBCL, characterized by a monoclonal B-cell proliferation that occurs in patients &gt;50 years of age without a history or clinicopathologic evidence of immunodeficiency. However, patients with EBV+ DLBCL younger than 50-years-old also exist in Western countries. We evaluated the clinicopathologic, immunophenotypic and genetic features in Cacausian patients with EBV+ DLBCL who are ≤50 years of age and compared this patient group to patients who are &gt;50 years. In patients who are ≤50 years, less frequent expression of BCL6 and a trend of more frequent expression of CD30 and pSTAT3 were found in patients with EBV+ DLBCL. In patients who are &gt;50 years, common expression of CD30, p50, pSTAT3 and less frequent expression of BCL6 were observed. Older patients also more commonly had a poor performance status (ECOG≥2). Comparing EBV+ DLBCL patients in ≤50 years versus &gt;50 years, both groups had similar clinicopathologic, immunophenotypic and genetic features. Gene expression profiling, microRNA profiling and treatment outcome of the younger patients with EBV+ DLBCL was not distinctive from tumors in older patients. Based on our data, we suggest that the arbitrary age cutoff for EBV+ DLBCL is unnecessary and should be eliminated in the WHO lymphoma classification scheme.&quot;,&quot;publisher&quot;:&quot;Impact Journals LLC&quot;,&quot;issue&quot;:&quot;16&quot;,&quot;volume&quot;:&quot;6&quot;},&quot;isTemporary&quot;:false}]},{&quot;citationID&quot;:&quot;MENDELEY_CITATION_54519cdf-8725-41d0-9b91-f8df615112c4&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&quot;,&quot;citationItems&quot;:[{&quot;id&quot;:&quot;f2f3ed15-afd3-372a-80c0-6b89543fc180&quot;,&quot;itemData&quot;:{&quot;type&quot;:&quot;article-journal&quot;,&quot;id&quot;:&quot;f2f3ed15-afd3-372a-80c0-6b89543fc180&quot;,&quot;title&quot;:&quot;KSHV viral cyclin interferes with T-cell development and induces lymphoma through Cdk6 and notch activation in vivo&quot;,&quot;author&quot;:[{&quot;family&quot;:&quot;Pekkonen&quot;,&quot;given&quot;:&quot;Pirita&quot;,&quot;parse-names&quot;:false,&quot;dropping-particle&quot;:&quot;&quot;,&quot;non-dropping-particle&quot;:&quot;&quot;},{&quot;family&quot;:&quot;Järviluoma&quot;,&quot;given&quot;:&quot;Annika&quot;,&quot;parse-names&quot;:false,&quot;dropping-particle&quot;:&quot;&quot;,&quot;non-dropping-particle&quot;:&quot;&quot;},{&quot;family&quot;:&quot;Zinovkina&quot;,&quot;given&quot;:&quot;Nadezhda&quot;,&quot;parse-names&quot;:false,&quot;dropping-particle&quot;:&quot;&quot;,&quot;non-dropping-particle&quot;:&quot;&quot;},{&quot;family&quot;:&quot;Cvrljevic&quot;,&quot;given&quot;:&quot;Anna&quot;,&quot;parse-names&quot;:false,&quot;dropping-particle&quot;:&quot;&quot;,&quot;non-dropping-particle&quot;:&quot;&quot;},{&quot;family&quot;:&quot;Prakash&quot;,&quot;given&quot;:&quot;Sonam&quot;,&quot;parse-names&quot;:false,&quot;dropping-particle&quot;:&quot;&quot;,&quot;non-dropping-particle&quot;:&quot;&quot;},{&quot;family&quot;:&quot;Westermarck&quot;,&quot;given&quot;:&quot;Jukka&quot;,&quot;parse-names&quot;:false,&quot;dropping-particle&quot;:&quot;&quot;,&quot;non-dropping-particle&quot;:&quot;&quot;},{&quot;family&quot;:&quot;Evan&quot;,&quot;given&quot;:&quot;Gerard&quot;,&quot;parse-names&quot;:false,&quot;dropping-particle&quot;:&quot;&quot;,&quot;non-dropping-particle&quot;:&quot;&quot;},{&quot;family&quot;:&quot;Cesarman&quot;,&quot;given&quot;:&quot;Ethel&quot;,&quot;parse-names&quot;:false,&quot;dropping-particle&quot;:&quot;&quot;,&quot;non-dropping-particle&quot;:&quot;&quot;},{&quot;family&quot;:&quot;Verschuren&quot;,&quot;given&quot;:&quot;Emmy W.&quot;,&quot;parse-names&quot;:false,&quot;dropping-particle&quot;:&quot;&quot;,&quot;non-dropping-particle&quot;:&quot;&quot;},{&quot;family&quot;:&quot;Ojala&quot;,&quot;given&quot;:&quot;Päivi&quot;,&quot;parse-names&quot;:false,&quot;dropping-particle&quot;:&quot;&quot;,&quot;non-dropping-particle&quot;:&quot;&quot;}],&quot;container-title&quot;:&quot;Cell Cycle&quot;,&quot;accessed&quot;:{&quot;date-parts&quot;:[[2026,3,4]]},&quot;DOI&quot;:&quot;10.4161/15384101.2014.964118&quot;,&quot;ISSN&quot;:&quot;15514005&quot;,&quot;PMID&quot;:&quot;25483078&quot;,&quot;URL&quot;:&quot;https://www.tandfonline.com/doi/pdf/10.4161/15384101.2014.964118&quot;,&quot;issued&quot;:{&quot;date-parts&quot;:[[2014,12,1]]},&quot;page&quot;:&quot;3670-3684&quot;,&quot;abstract&quot;:&quot;Kaposi's sarcoma herpesvirus (KSHV)-encoded v-cyclin, a homolog of cellular cyclin D2, activates cellular CDK6, promotes G1-S transition of the cell cycle, induces DNA damage, apoptosis, autophagy and is reported to have oncogenic potential. Here we show that in vivo expression of v-cyclin in the B- and T-cell lymphocyte compartments results in a markedly low survival due to high penetrance of early-onset T-cell lymphoma and pancarditis. The v-cyclin transgenic mice have smaller pre-tumorigenic lymphoid organs, showing decreased cellularity, and increased proliferation and apoptosis. Furthermore, v-cyclin expression resulted in decreased amounts of CD3-expressing mature T-cells in the secondary lymphoid organs concurrent with alterations in the T-cell subpopulations of the thymus. This suggests that v-cyclin interferes with normal T-cell development. As the Notch pathway is recognized for its role in both T-cell development and lymphoma initiation, we addressed the role of Notch in the v-cyclin-induced alterations. Fittingly, we demonstrate induction of Notch3 and Hes1 in the pre-tumorigenic thymi and lymphomas of v-cyclin expressing mice, and show that lymphoma growth and viability are dependent on activated Notch signaling. Notch3 transcription and growth of the lymphomas was dependent on CDK6, as determined by silencing of CDK6 expression or chemical inhibition, respectively. Our work here reveals a viral cyclin-CDK6 complex as an upstream regulator of Notch receptor, suggesting that cyclins can play a role in the initiation of Notch-dependent lymphomagenesis.&quot;,&quot;publisher&quot;:&quot;Landes Bioscience&quot;,&quot;issue&quot;:&quot;23&quot;,&quot;volume&quot;:&quot;13&quot;,&quot;container-title-short&quot;:&quot;&quot;},&quot;isTemporary&quot;:false}]},{&quot;citationID&quot;:&quot;MENDELEY_CITATION_aac2488a-2445-4406-a3fb-460d9e70924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&quot;,&quot;citationItems&quot;:[{&quot;id&quot;:&quot;dbe5d819-ae4a-3349-8e8f-1a1c6ca9771d&quot;,&quot;itemData&quot;:{&quot;type&quot;:&quot;article-journal&quot;,&quot;id&quot;:&quot;dbe5d819-ae4a-3349-8e8f-1a1c6ca9771d&quot;,&quot;title&quot;:&quot;The biology and treatment of plasmablastic lymphoma&quot;,&quot;author&quot;:[{&quot;family&quot;:&quot;Castillo&quot;,&quot;given&quot;:&quot;Jorge J.&quot;,&quot;parse-names&quot;:false,&quot;dropping-particle&quot;:&quot;&quot;,&quot;non-dropping-particle&quot;:&quot;&quot;},{&quot;family&quot;:&quot;Bibas&quot;,&quot;given&quot;:&quot;Michele&quot;,&quot;parse-names&quot;:false,&quot;dropping-particle&quot;:&quot;&quot;,&quot;non-dropping-particle&quot;:&quot;&quot;},{&quot;family&quot;:&quot;Miranda&quot;,&quot;given&quot;:&quot;Roberto N.&quot;,&quot;parse-names&quot;:false,&quot;dropping-particle&quot;:&quot;&quot;,&quot;non-dropping-particle&quot;:&quot;&quot;}],&quot;container-title&quot;:&quot;Blood&quot;,&quot;container-title-short&quot;:&quot;Blood&quot;,&quot;accessed&quot;:{&quot;date-parts&quot;:[[2026,3,4]]},&quot;DOI&quot;:&quot;10.1182/blood-2014-10-567479&quot;,&quot;ISSN&quot;:&quot;15280020&quot;,&quot;PMID&quot;:&quot;25636338&quot;,&quot;URL&quot;:&quot;https://dx.doi.org/10.1182/blood-2014-10-567479&quot;,&quot;issued&quot;:{&quot;date-parts&quot;:[[2015,4,9]]},&quot;page&quot;:&quot;2323-2330&quot;,&quot;abstract&quot;:&quot;Plasmablastic lymphoma (PBL) is an aggressive lymphoma commonly associated with HIV infection. However, PBL can also be seen in patients with other immunodeficiencies as well as in immunocompetent individuals. Because of its distinct clinical and pathological features, such as lack of expression of CD20, plasmablastic morphology, and clinical course characterized by early relapses and subsequent chemotherapy resistance, PBL can represent a diagnostic and therapeutic challenge for pathologists and clinicians alike. Despite the recent advances in the therapy of HIV-associated and aggressive lymphomas, patients with PBL for the most part have poor outcomes. The objectives of this review are to summarize the current knowledge on the epidemiology, biology, clinical and pathological characteristics, differential diagnosis, therapy, prognostic factors, outcomes, and potential novel therapeutic approaches in patients with PBL and also to increase the awareness toward PBL in the medical community.&quot;,&quot;publisher&quot;:&quot;American Society of Hematology&quot;,&quot;issue&quot;:&quot;15&quot;,&quot;volume&quot;:&quot;125&quot;},&quot;isTemporary&quot;:false}]},{&quot;citationID&quot;:&quot;MENDELEY_CITATION_9e2c4c1d-5f4d-42b5-822a-c1fa7a62cb9c&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&quot;,&quot;citationItems&quot;:[{&quot;id&quot;:&quot;9d3fcddd-7293-33dc-8700-93b56650456b&quot;,&quot;itemData&quot;:{&quot;type&quot;:&quot;article-journal&quot;,&quot;id&quot;:&quot;9d3fcddd-7293-33dc-8700-93b56650456b&quot;,&quot;title&quot;:&quot;EBV-associated T/NK–cell lymphoproliferative diseases in nonimmunocompromised hosts: prospective analysis of 108 cases&quot;,&quot;author&quot;:[{&quot;family&quot;:&quot;Kimura&quot;,&quot;given&quot;:&quot;Hiroshi&quot;,&quot;parse-names&quot;:false,&quot;dropping-particle&quot;:&quot;&quot;,&quot;non-dropping-particle&quot;:&quot;&quot;},{&quot;family&quot;:&quot;Ito&quot;,&quot;given&quot;:&quot;Yoshinori&quot;,&quot;parse-names&quot;:false,&quot;dropping-particle&quot;:&quot;&quot;,&quot;non-dropping-particle&quot;:&quot;&quot;},{&quot;family&quot;:&quot;Kawabe&quot;,&quot;given&quot;:&quot;Shinji&quot;,&quot;parse-names&quot;:false,&quot;dropping-particle&quot;:&quot;&quot;,&quot;non-dropping-particle&quot;:&quot;&quot;},{&quot;family&quot;:&quot;Gotoh&quot;,&quot;given&quot;:&quot;Kensei&quot;,&quot;parse-names&quot;:false,&quot;dropping-particle&quot;:&quot;&quot;,&quot;non-dropping-particle&quot;:&quot;&quot;},{&quot;family&quot;:&quot;Takahashi&quot;,&quot;given&quot;:&quot;Yoshiyuki&quot;,&quot;parse-names&quot;:false,&quot;dropping-particle&quot;:&quot;&quot;,&quot;non-dropping-particle&quot;:&quot;&quot;},{&quot;family&quot;:&quot;Kojima&quot;,&quot;given&quot;:&quot;Seiji&quot;,&quot;parse-names&quot;:false,&quot;dropping-particle&quot;:&quot;&quot;,&quot;non-dropping-particle&quot;:&quot;&quot;},{&quot;family&quot;:&quot;Naoe&quot;,&quot;given&quot;:&quot;Tomoki&quot;,&quot;parse-names&quot;:false,&quot;dropping-particle&quot;:&quot;&quot;,&quot;non-dropping-particle&quot;:&quot;&quot;},{&quot;family&quot;:&quot;Esaki&quot;,&quot;given&quot;:&quot;Shinichi&quot;,&quot;parse-names&quot;:false,&quot;dropping-particle&quot;:&quot;&quot;,&quot;non-dropping-particle&quot;:&quot;&quot;},{&quot;family&quot;:&quot;Kikuta&quot;,&quot;given&quot;:&quot;Atsushi&quot;,&quot;parse-names&quot;:false,&quot;dropping-particle&quot;:&quot;&quot;,&quot;non-dropping-particle&quot;:&quot;&quot;},{&quot;family&quot;:&quot;Sawada&quot;,&quot;given&quot;:&quot;Akihisa&quot;,&quot;parse-names&quot;:false,&quot;dropping-particle&quot;:&quot;&quot;,&quot;non-dropping-particle&quot;:&quot;&quot;},{&quot;family&quot;:&quot;Kawa&quot;,&quot;given&quot;:&quot;Keisei&quot;,&quot;parse-names&quot;:false,&quot;dropping-particle&quot;:&quot;&quot;,&quot;non-dropping-particle&quot;:&quot;&quot;},{&quot;family&quot;:&quot;Ohshima&quot;,&quot;given&quot;:&quot;Koichi&quot;,&quot;parse-names&quot;:false,&quot;dropping-particle&quot;:&quot;&quot;,&quot;non-dropping-particle&quot;:&quot;&quot;},{&quot;family&quot;:&quot;Nakamura&quot;,&quot;given&quot;:&quot;Shigeo&quot;,&quot;parse-names&quot;:false,&quot;dropping-particle&quot;:&quot;&quot;,&quot;non-dropping-particle&quot;:&quot;&quot;}],&quot;container-title&quot;:&quot;Blood&quot;,&quot;container-title-short&quot;:&quot;Blood&quot;,&quot;accessed&quot;:{&quot;date-parts&quot;:[[2026,3,4]]},&quot;DOI&quot;:&quot;10.1182/blood-2011-10-381921&quot;,&quot;ISSN&quot;:&quot;15280020&quot;,&quot;PMID&quot;:&quot;22096243&quot;,&quot;URL&quot;:&quot;https://dx.doi.org/10.1182/blood-2011-10-381921&quot;,&quot;issued&quot;:{&quot;date-parts&quot;:[[2012,1,19]]},&quot;page&quot;:&quot;673-686&quot;,&quot;abstract&quot;:&quot;EBV-associated T/NK-cell lymphoproliferative disease (T/NK-LPD) is defined as a systemic illness characterized by clonal proliferation of EBV-infected T or NK cells. We prospectively enrolled 108 nonimmunocompromised patients with this disease (50 men and 58 women; median onset age, 8 years; age range, 1-50 years) evidenced by expansion of EBV+ T/NK cells in the peripheral blood; these were of the T-cell type in 64 cases and of the NK-cell type in 44, and were clinically categorized into 4 groups: 80 cases of chronic active EBV disease, 15 of EBV-associated hemophagocytic lymphohistiocytosis, 9 of severe mosquito bite allergy, and 4 of hydroa vacciniforme. These clinical profiles were closely linked with the EBV+ cell immunophenotypes. In a median follow-up period of 46 months, 47 patients (44%) died of severe organ complications. During the follow-up, 13 patients developed overt lymphoma or leukemia characterized by extranodal NK/T-cell lymphoma and aggressive NK-cell leukemia. Fifty-nine received hematopoietic stem cell transplantation, 66% of whom survived. Age at onset of disease (≥ 8 years) and liver dysfunction were risk factors for mortality, whereas patients who received transplantation had a better prognosis. These data depict clinical characteristics of systemic EBV+T/NK-LPD and provide insight into the diagnostic and therapeutic approaches for distinct disease. © 2012 by The American Society of Hematology.&quot;,&quot;publisher&quot;:&quot;American Society of Hematology&quot;,&quot;issue&quot;:&quot;3&quot;,&quot;volume&quot;:&quot;119&quot;},&quot;isTemporary&quot;:false}]},{&quot;citationID&quot;:&quot;MENDELEY_CITATION_c01f389c-476c-42ec-b8b9-e4669684f1f7&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&quot;,&quot;citationItems&quot;:[{&quot;id&quot;:&quot;379d059b-a795-35d7-b3b1-8fc01fde90d5&quot;,&quot;itemData&quot;:{&quot;type&quot;:&quot;article-journal&quot;,&quot;id&quot;:&quot;379d059b-a795-35d7-b3b1-8fc01fde90d5&quot;,&quot;title&quot;:&quot;Homology of cytokine synthesis inhibitory factor (IL-10) to the Epstein-Barr virus gene BCRFI&quot;,&quot;author&quot;:[{&quot;family&quot;:&quot;Moore&quot;,&quot;given&quot;:&quot;Kevin W.&quot;,&quot;parse-names&quot;:false,&quot;dropping-particle&quot;:&quot;&quot;,&quot;non-dropping-particle&quot;:&quot;&quot;},{&quot;family&quot;:&quot;Vieira&quot;,&quot;given&quot;:&quot;Paulo&quot;,&quot;parse-names&quot;:false,&quot;dropping-particle&quot;:&quot;&quot;,&quot;non-dropping-particle&quot;:&quot;&quot;},{&quot;family&quot;:&quot;Fiorentino&quot;,&quot;given&quot;:&quot;David F.&quot;,&quot;parse-names&quot;:false,&quot;dropping-particle&quot;:&quot;&quot;,&quot;non-dropping-particle&quot;:&quot;&quot;},{&quot;family&quot;:&quot;Trounstine&quot;,&quot;given&quot;:&quot;Mary L.&quot;,&quot;parse-names&quot;:false,&quot;dropping-particle&quot;:&quot;&quot;,&quot;non-dropping-particle&quot;:&quot;&quot;},{&quot;family&quot;:&quot;Khan&quot;,&quot;given&quot;:&quot;Tariq A.&quot;,&quot;parse-names&quot;:false,&quot;dropping-particle&quot;:&quot;&quot;,&quot;non-dropping-particle&quot;:&quot;&quot;},{&quot;family&quot;:&quot;Mosmann&quot;,&quot;given&quot;:&quot;Timothy R.&quot;,&quot;parse-names&quot;:false,&quot;dropping-particle&quot;:&quot;&quot;,&quot;non-dropping-particle&quot;:&quot;&quot;}],&quot;container-title&quot;:&quot;Science&quot;,&quot;container-title-short&quot;:&quot;Science (1979).&quot;,&quot;accessed&quot;:{&quot;date-parts&quot;:[[2026,3,4]]},&quot;DOI&quot;:&quot;10.1126/science.2161559&quot;,&quot;ISSN&quot;:&quot;00368075&quot;,&quot;PMID&quot;:&quot;2161559&quot;,&quot;URL&quot;:&quot;/doi/pdf/10.1126/science.2161559&quot;,&quot;issued&quot;:{&quot;date-parts&quot;:[[1990]]},&quot;page&quot;:&quot;1230-1234&quot;,&quot;abstract&quot;:&quot;Complementary DNA clones encoding mouse cytokine synthesis inhibitory factor (CSIF; interleukin-10), which inhibits cytokine synthesis by T H1 helper T cells, were isolated and expressed. The predicted protein sequence shows extensive homology with an uncharacterized open reading frame, BCRFI, in the Epstein-Barr virus genome, suggesting the possibility that this herpes virus exploits the biological activity of a captured cytokine gene to enhance its survival in the host.&quot;,&quot;publisher&quot;:&quot;American Association for the Advancement of Science&quot;,&quot;issue&quot;:&quot;4960&quot;,&quot;volume&quot;:&quot;248&quot;},&quot;isTemporary&quot;:false}]},{&quot;citationID&quot;:&quot;MENDELEY_CITATION_0df1d9e4-7c2e-472f-9f50-a867ac8de7ae&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&quot;,&quot;citationItems&quot;:[{&quot;id&quot;:&quot;571d824d-7505-3088-981b-95ecc0ce5555&quot;,&quot;itemData&quot;:{&quot;type&quot;:&quot;article-journal&quot;,&quot;id&quot;:&quot;571d824d-7505-3088-981b-95ecc0ce5555&quot;,&quot;title&quot;:&quot;Epstein-Barr virus evasion of CD8+ and CD4+ T cell immunity via concerted actions of multiple gene products&quot;,&quot;author&quot;:[{&quot;family&quot;:&quot;Ressing&quot;,&quot;given&quot;:&quot;Maaike E.&quot;,&quot;parse-names&quot;:false,&quot;dropping-particle&quot;:&quot;&quot;,&quot;non-dropping-particle&quot;:&quot;&quot;},{&quot;family&quot;:&quot;Horst&quot;,&quot;given&quot;:&quot;Daniëlle&quot;,&quot;parse-names&quot;:false,&quot;dropping-particle&quot;:&quot;&quot;,&quot;non-dropping-particle&quot;:&quot;&quot;},{&quot;family&quot;:&quot;Griffin&quot;,&quot;given&quot;:&quot;Bryan D.&quot;,&quot;parse-names&quot;:false,&quot;dropping-particle&quot;:&quot;&quot;,&quot;non-dropping-particle&quot;:&quot;&quot;},{&quot;family&quot;:&quot;Tellam&quot;,&quot;given&quot;:&quot;Judy&quot;,&quot;parse-names&quot;:false,&quot;dropping-particle&quot;:&quot;&quot;,&quot;non-dropping-particle&quot;:&quot;&quot;},{&quot;family&quot;:&quot;Zuo&quot;,&quot;given&quot;:&quot;Jianmin&quot;,&quot;parse-names&quot;:false,&quot;dropping-particle&quot;:&quot;&quot;,&quot;non-dropping-particle&quot;:&quot;&quot;},{&quot;family&quot;:&quot;Khanna&quot;,&quot;given&quot;:&quot;Rajiv&quot;,&quot;parse-names&quot;:false,&quot;dropping-particle&quot;:&quot;&quot;,&quot;non-dropping-particle&quot;:&quot;&quot;},{&quot;family&quot;:&quot;Rowe&quot;,&quot;given&quot;:&quot;Martin&quot;,&quot;parse-names&quot;:false,&quot;dropping-particle&quot;:&quot;&quot;,&quot;non-dropping-particle&quot;:&quot;&quot;},{&quot;family&quot;:&quot;Wiertz&quot;,&quot;given&quot;:&quot;Emmanuel J.H.J.&quot;,&quot;parse-names&quot;:false,&quot;dropping-particle&quot;:&quot;&quot;,&quot;non-dropping-particle&quot;:&quot;&quot;}],&quot;container-title&quot;:&quot;Seminars in Cancer Biology&quot;,&quot;container-title-short&quot;:&quot;Semin. Cancer Biol.&quot;,&quot;accessed&quot;:{&quot;date-parts&quot;:[[2026,3,4]]},&quot;DOI&quot;:&quot;10.1016/j.semcancer.2008.10.008&quot;,&quot;ISSN&quot;:&quot;1044579X&quot;,&quot;PMID&quot;:&quot;18977445&quot;,&quot;URL&quot;:&quot;https://www.sciencedirect.com/science/article/abs/pii/S1044579X08000849&quot;,&quot;issued&quot;:{&quot;date-parts&quot;:[[2008,12,1]]},&quot;page&quot;:&quot;397-408&quot;,&quot;abstract&quot;:&quot;Upon primary infection, EBV establishes a latent infection in B cells, characterized by maintenance of the viral genome in the absence of viral replication. The Epstein-Barr Nuclear Antigen 1 (EBNA1) plays a crucial role in maintenance of the viral DNA episome and is consistently expressed in all EBV-associated malignancies. Compared to other EBV latent gene products, EBNA1 is poorly recognized by CD8+ T lymphocytes. Recent studies are discussed that shed new light on the mechanisms that underlie this unusual lack of CD8+ T cell activation. Whereas the latent phase is characterized by the expression of a limited subset of viral gene products, the full repertoire of over 80 EBV lytic gene products is expressed during the replicative phase. Despite this abundance of potential T cell antigens, which indeed give rise to a strong response of CD4+ and CD8+ T lymphocytes, the virus can replicate successfully. Evidence is accumulating that this paradoxical situation is the result of actions of multiple viral gene products, inhibiting discrete stages of the MHC class I and class II antigen presentation pathways. Immediately after initiation of the lytic cycle, BNLF2a prevents peptide-loading of MHC class I molecules through inhibition of the Transporter associated with Antigen Processing, TAP. This will reduce presentation of viral antigens by the large ER-resident pool of MHC class I molecules. Synthesis of new MHC class I molecules is blocked by BGLF5. Viral-IL10 causes a reduction in mRNA levels of TAP1 and bli/LMP2, a subunit of the immunoproteasome. MHC class I molecules present at the cell surface are downregulated by BILF1. Also the antigen presenting capacity of MHC class II molecules is severely compromised by multiple EBV lytic gene products, including gp42/gH/gL, BGLF5, and vIL-10. In this review, we discuss how concerted actions of these EBV lytic proteins result in highly effective interference with CD8+ and CD4+ T cell surveillance, thereby providing the virus with a window for undisturbed generation of viral progeny. © 2008 Elsevier Ltd. All rights reserved.&quot;,&quot;publisher&quot;:&quot;Academic Press&quot;,&quot;issue&quot;:&quot;6&quot;,&quot;volume&quot;:&quot;18&quot;},&quot;isTemporary&quot;:false}]},{&quot;citationID&quot;:&quot;MENDELEY_CITATION_99f3d67d-4bc0-4804-a2a1-268fe5525115&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&quot;,&quot;citationItems&quot;:[{&quot;id&quot;:&quot;039a29e1-40eb-3987-9a1b-1503a7ad8054&quot;,&quot;itemData&quot;:{&quot;type&quot;:&quot;article-journal&quot;,&quot;id&quot;:&quot;039a29e1-40eb-3987-9a1b-1503a7ad8054&quot;,&quot;title&quot;:&quot;Immune Evasion by Epstein–Barr Virus&quot;,&quot;author&quot;:[{&quot;family&quot;:&quot;Zuo&quot;,&quot;given&quot;:&quot;Jianmin&quot;,&quot;parse-names&quot;:false,&quot;dropping-particle&quot;:&quot;&quot;,&quot;non-dropping-particle&quot;:&quot;&quot;},{&quot;family&quot;:&quot;Jin&quot;,&quot;given&quot;:&quot;Dong-Yan&quot;,&quot;parse-names&quot;:false,&quot;dropping-particle&quot;:&quot;&quot;,&quot;non-dropping-particle&quot;:&quot;&quot;}],&quot;accessed&quot;:{&quot;date-parts&quot;:[[2026,3,4]]},&quot;DOI&quot;:&quot;10.1007/82_2025_311&quot;,&quot;ISSN&quot;:&quot;2196-9965&quot;,&quot;URL&quot;:&quot;https://link.springer.com/chapter/10.1007/82_2025_311&quot;,&quot;issued&quot;:{&quot;date-parts&quot;:[[2025]]},&quot;page&quot;:&quot;1-39&quot;,&quot;abstract&quot;:&quot;Epstein–Barr virus (EBV) infects more than 90% of adults worldwide. Following the initial infection, the host immune system launches an antiviral response involving both innate and adaptive immune functions. EBV establishes a persistent, lifelong infection, and...&quot;,&quot;publisher&quot;:&quot;Springer, Berlin, Heidelberg&quot;,&quot;container-title-short&quot;:&quot;&quot;},&quot;isTemporary&quot;:false}]},{&quot;citationID&quot;:&quot;MENDELEY_CITATION_f082dd58-f4af-4933-a757-1375244088dd&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&quot;,&quot;citationItems&quot;:[{&quot;id&quot;:&quot;29742b7f-a006-35bc-a4e2-072bd94e486f&quot;,&quot;itemData&quot;:{&quot;type&quot;:&quot;article-journal&quot;,&quot;id&quot;:&quot;29742b7f-a006-35bc-a4e2-072bd94e486f&quot;,&quot;title&quot;:&quot;Epstein-Barr Virus gp42 Is Posttranslationally Modified To Produce Soluble gp42 That Mediates HLA Class II Immune Evasion&quot;,&quot;author&quot;:[{&quot;family&quot;:&quot;Ressing&quot;,&quot;given&quot;:&quot;Maaike E.&quot;,&quot;parse-names&quot;:false,&quot;dropping-particle&quot;:&quot;&quot;,&quot;non-dropping-particle&quot;:&quot;&quot;},{&quot;family&quot;:&quot;Leeuwen&quot;,&quot;given&quot;:&quot;Daphne&quot;,&quot;parse-names&quot;:false,&quot;dropping-particle&quot;:&quot;&quot;,&quot;non-dropping-particle&quot;:&quot;van&quot;},{&quot;family&quot;:&quot;Verreck&quot;,&quot;given&quot;:&quot;Frank A. W.&quot;,&quot;parse-names&quot;:false,&quot;dropping-particle&quot;:&quot;&quot;,&quot;non-dropping-particle&quot;:&quot;&quot;},{&quot;family&quot;:&quot;Keating&quot;,&quot;given&quot;:&quot;Sinéad&quot;,&quot;parse-names&quot;:false,&quot;dropping-particle&quot;:&quot;&quot;,&quot;non-dropping-particle&quot;:&quot;&quot;},{&quot;family&quot;:&quot;Gomez&quot;,&quot;given&quot;:&quot;Raquel&quot;,&quot;parse-names&quot;:false,&quot;dropping-particle&quot;:&quot;&quot;,&quot;non-dropping-particle&quot;:&quot;&quot;},{&quot;family&quot;:&quot;Franken&quot;,&quot;given&quot;:&quot;Kees L. M. C.&quot;,&quot;parse-names&quot;:false,&quot;dropping-particle&quot;:&quot;&quot;,&quot;non-dropping-particle&quot;:&quot;&quot;},{&quot;family&quot;:&quot;Ottenhoff&quot;,&quot;given&quot;:&quot;Tom H. M.&quot;,&quot;parse-names&quot;:false,&quot;dropping-particle&quot;:&quot;&quot;,&quot;non-dropping-particle&quot;:&quot;&quot;},{&quot;family&quot;:&quot;Spriggs&quot;,&quot;given&quot;:&quot;Melanie&quot;,&quot;parse-names&quot;:false,&quot;dropping-particle&quot;:&quot;&quot;,&quot;non-dropping-particle&quot;:&quot;&quot;},{&quot;family&quot;:&quot;Schumacher&quot;,&quot;given&quot;:&quot;Ton N.&quot;,&quot;parse-names&quot;:false,&quot;dropping-particle&quot;:&quot;&quot;,&quot;non-dropping-particle&quot;:&quot;&quot;},{&quot;family&quot;:&quot;Hutt-Fletcher&quot;,&quot;given&quot;:&quot;Lindsey M.&quot;,&quot;parse-names&quot;:false,&quot;dropping-particle&quot;:&quot;&quot;,&quot;non-dropping-particle&quot;:&quot;&quot;},{&quot;family&quot;:&quot;Rowe&quot;,&quot;given&quot;:&quot;Martin&quot;,&quot;parse-names&quot;:false,&quot;dropping-particle&quot;:&quot;&quot;,&quot;non-dropping-particle&quot;:&quot;&quot;},{&quot;family&quot;:&quot;Wiertz&quot;,&quot;given&quot;:&quot;Emmanuel J. H. J.&quot;,&quot;parse-names&quot;:false,&quot;dropping-particle&quot;:&quot;&quot;,&quot;non-dropping-particle&quot;:&quot;&quot;}],&quot;container-title&quot;:&quot;Journal of Virology&quot;,&quot;container-title-short&quot;:&quot;J. Virol.&quot;,&quot;accessed&quot;:{&quot;date-parts&quot;:[[2026,3,4]]},&quot;DOI&quot;:&quot;10.1128/jvi.79.2.841-852.2005&quot;,&quot;ISSN&quot;:&quot;0022-538X&quot;,&quot;PMID&quot;:&quot;15613312&quot;,&quot;URL&quot;:&quot;/doi/pdf/10.1128/jvi.79.2.841-852.2005?download=true&quot;,&quot;issued&quot;:{&quot;date-parts&quot;:[[2005,1,15]]},&quot;page&quot;:&quot;841-852&quot;,&quot;abstract&quot;:&quot; Epstein-Barr virus (EBV) resides as a persistent infection in human leukocyte antigen (HLA) class II + B lymphocytes and is associated with a number of malignancies. The EBV lytic-phase protein gp42 serves at least two functions: gp42 acts as the coreceptor for viral entry into B cells and hampers T-cell recognition via HLA class II molecules through steric hindrance of T-cell receptor-class II-peptide interactions. Here, we show that gp42 associates with class II molecules at their various stages of maturation, including immature αβIi heterotrimers and mature αβ-peptide complexes. When analyzing the biosynthesis and maturation of gp42 in cells stably expressing the viral protein, we found that gp42 occurs in two forms: a full-length type II membrane protein and a truncated soluble form. Soluble gp42 is generated by proteolytic cleavage in the endoplasmic reticulum and is secreted. Soluble gp42 is sufficient to inhibit HLA class II-restricted antigen presentation to T cells. In an almost pure population of Burkitt's lymphoma cells in the EBV lytic cycle, both transmembrane and soluble forms of gp42 are detected. These results imply that soluble gp42 is generated during EBV lytic infection and could contribute to undetected virus production by mediating evasion from T-cell immunity. &quot;,&quot;publisher&quot;:&quot;American Society for Microbiology&quot;,&quot;issue&quot;:&quot;2&quot;,&quot;volume&quot;:&quot;79&quot;},&quot;isTemporary&quot;:false}]},{&quot;citationID&quot;:&quot;MENDELEY_CITATION_7ec44472-d2f5-4e09-99c3-0acbd1b9767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&quot;,&quot;citationItems&quot;:[{&quot;id&quot;:&quot;80194fc1-5ee5-327c-bb59-9ed6ee710b4c&quot;,&quot;itemData&quot;:{&quot;type&quot;:&quot;article-journal&quot;,&quot;id&quot;:&quot;80194fc1-5ee5-327c-bb59-9ed6ee710b4c&quot;,&quot;title&quot;:&quot;The Epstein-Barr Virus Alkaline Exonuclease BGLF5 Serves Pleiotropic Functions in Virus Replication&quot;,&quot;author&quot;:[{&quot;family&quot;:&quot;Feederle&quot;,&quot;given&quot;:&quot;R.&quot;,&quot;parse-names&quot;:false,&quot;dropping-particle&quot;:&quot;&quot;,&quot;non-dropping-particle&quot;:&quot;&quot;},{&quot;family&quot;:&quot;Bannert&quot;,&quot;given&quot;:&quot;H.&quot;,&quot;parse-names&quot;:false,&quot;dropping-particle&quot;:&quot;&quot;,&quot;non-dropping-particle&quot;:&quot;&quot;},{&quot;family&quot;:&quot;Lips&quot;,&quot;given&quot;:&quot;H.&quot;,&quot;parse-names&quot;:false,&quot;dropping-particle&quot;:&quot;&quot;,&quot;non-dropping-particle&quot;:&quot;&quot;},{&quot;family&quot;:&quot;Müller-Lantzsch&quot;,&quot;given&quot;:&quot;N.&quot;,&quot;parse-names&quot;:false,&quot;dropping-particle&quot;:&quot;&quot;,&quot;non-dropping-particle&quot;:&quot;&quot;},{&quot;family&quot;:&quot;Delecluse&quot;,&quot;given&quot;:&quot;H.-J.&quot;,&quot;parse-names&quot;:false,&quot;dropping-particle&quot;:&quot;&quot;,&quot;non-dropping-particle&quot;:&quot;&quot;}],&quot;container-title&quot;:&quot;Journal of Virology&quot;,&quot;container-title-short&quot;:&quot;J. Virol.&quot;,&quot;accessed&quot;:{&quot;date-parts&quot;:[[2026,3,4]]},&quot;DOI&quot;:&quot;10.1128/jvi.00170-09&quot;,&quot;ISSN&quot;:&quot;0022-538X&quot;,&quot;PMID&quot;:&quot;19264771&quot;,&quot;URL&quot;:&quot;/doi/pdf/10.1128/jvi.00170-09?download=true&quot;,&quot;issued&quot;:{&quot;date-parts&quot;:[[2009,5,15]]},&quot;page&quot;:&quot;4952-4962&quot;,&quot;abstract&quot;:&quot;The Epstein-Barr virus (EBV) alkaline exonuclease BGLF5 has previously been recognized to contribute to immune evasion by downregulating production of HLA molecules during virus replication. We have constructed a BGLF5-null virus mutant to determine BGLF5's functions during EBV viral replication. Quantification of virus production in permissive 293 cells carrying a ΔBGLF5 genome identified a 17- to 21-fold reduction relative to complemented or wild-type controls. Detailed monitoring of ΔBGLF5 replication evidenced an impaired virus nucleocapsid maturation, a reduced primary egress and a 1.4-fold reduction in total viral DNA synthesis. ΔBGLF5 single-unit-length viral genomes were not only less abundant but also migrated faster than expected in gel electrophoresis. We concluded that BGLF5 pertained both to the generation and to the processing of viral linear genomes. ΔBGLF5 phenotypic traits were reminiscent of those previously identified in a mutant devoid of UL12, BGLF5's homolog in herpes simplex virus type 1, and indeed UL12 was found to partially complement the ΔBGLF5 phenotype. However, BGLF5-specific functions could also be identified; the nuclear membrane of replicating cells displayed images of reduplication and complex folding that could be completely corrected by BGLF5 but not UL12. Similar nuclear abnormalities were previously observed in cells transfected with BFLF2 and BFRF1, two viral proteins crucial for EBV nuclear egress. Interestingly, ΔBGLF5 cells produced more BFLF2 than wild-type or complemented counterparts. The present study provides an overview of BGLF5's functions that will guide future molecular studies. We anticipate that the 293/ΔBGLF5 cell line will be instrumental in such developments.&quot;,&quot;publisher&quot;:&quot;American Society for Microbiology&quot;,&quot;issue&quot;:&quot;10&quot;,&quot;volume&quot;:&quot;83&quot;},&quot;isTemporary&quot;:false}]},{&quot;citationID&quot;:&quot;MENDELEY_CITATION_9d3ca188-6175-4de1-84c2-63726bb7b7c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&quot;,&quot;citationItems&quot;:[{&quot;id&quot;:&quot;e4be31c7-e9a3-36cd-9c0f-0f7c91227334&quot;,&quot;itemData&quot;:{&quot;type&quot;:&quot;article-journal&quot;,&quot;id&quot;:&quot;e4be31c7-e9a3-36cd-9c0f-0f7c91227334&quot;,&quot;title&quot;:&quot;Epstein-Barr Virus (EBV) Tegument Protein BGLF2 Suppresses Type I Interferon Signaling To Promote EBV Reactivation&quot;,&quot;author&quot;:[{&quot;family&quot;:&quot;Liu&quot;,&quot;given&quot;:&quot;XueQiao&quot;,&quot;parse-names&quot;:false,&quot;dropping-particle&quot;:&quot;&quot;,&quot;non-dropping-particle&quot;:&quot;&quot;},{&quot;family&quot;:&quot;Sadaoka&quot;,&quot;given&quot;:&quot;Tomohiko&quot;,&quot;parse-names&quot;:false,&quot;dropping-particle&quot;:&quot;&quot;,&quot;non-dropping-particle&quot;:&quot;&quot;},{&quot;family&quot;:&quot;Krogmann&quot;,&quot;given&quot;:&quot;Tammy&quot;,&quot;parse-names&quot;:false,&quot;dropping-particle&quot;:&quot;&quot;,&quot;non-dropping-particle&quot;:&quot;&quot;},{&quot;family&quot;:&quot;Cohen&quot;,&quot;given&quot;:&quot;Jeffrey I.&quot;,&quot;parse-names&quot;:false,&quot;dropping-particle&quot;:&quot;&quot;,&quot;non-dropping-particle&quot;:&quot;&quot;}],&quot;container-title&quot;:&quot;Journal of Virology&quot;,&quot;container-title-short&quot;:&quot;J. Virol.&quot;,&quot;accessed&quot;:{&quot;date-parts&quot;:[[2026,3,4]]},&quot;DOI&quot;:&quot;10.1128/jvi.00258-20&quot;,&quot;ISSN&quot;:&quot;0022-538X&quot;,&quot;PMID&quot;:&quot;32213613&quot;,&quot;URL&quot;:&quot;/doi/pdf/10.1128/jvi.00258-20?download=true&quot;,&quot;issued&quot;:{&quot;date-parts&quot;:[[2020,5,18]]},&quot;abstract&quot;:&quot;Type I interferons are important for controlling virus infection. We have found that the Epstein-Barr virus (EBV) BGLF2 tegument protein binds to a protein in the type I interferon signaling pathway Tyk2 and inhibits the expression of genes induced by type I interferons. Treatment of EBV-infected cells with type I interferon inhibits reactivation of the virus, while expression of EBV BGLF2 reduces the ability of type I interferon to inhibit virus reactivation. Thus, a tegument protein delivered to cells during virus infection inhibits the host’s antiviral response and promotes virus reactivation of latently infected cells. Therefore, EBV BGLF2 might protect virus-infected cells from the type I interferon response in cells undergoing lytic virus replication.Interferon alpha (IFN-α) and IFN-β are type I IFNs that are induced by virus infection and are important in the host’s innate antiviral response. EBV infection activates multiple cell signaling pathways, resulting in the production of type I IFN which inhibits EBV infection and virus-induced B-cell transformation. We reported previously that EBV tegument protein BGLF2 activates p38 and enhances EBV reactivation. To further understand the role of BGLF2 in EBV infection, we used mass spectrometry to identify cellular proteins that interact with BGLF2. We found that BGLF2 binds to Tyk2 and confirmed this interaction by coimmunoprecipitation. BGLF2 blocked type I IFN-induced Tyk2, STAT1, and STAT3 phosphorylation and the expression of IFN-stimulated genes (ISGs) IRF1, IRF7, and MxA. In contrast, BGLF2 did not inhibit STAT1 phosphorylation induced by IFN-γ. Deletion of the carboxyl-terminal 66 amino acids of BGLF2 reduced the ability of the protein to repress type I IFN signaling. Treatment of gastric carcinoma and Raji cells with IFN-α blocked BZLF1 expression and EBV reactivation; however, expression of BGLF2 reduced the ability of IFN-α to inhibit BZLF1 expression and enhanced EBV reactivation. In summary, EBV BGLF2 interacts with Tyk2, inhibiting Tyk2, STAT1, and STAT3 phosphorylation and impairs type I IFN signaling; BGLF2 also counteracts the ability of IFN-α to suppress EBV reactivation. IMPORTANCE Type I interferons are important for controlling virus infection. We have found that the Epstein-Barr virus (EBV) BGLF2 tegument protein binds to a protein in the type I interferon signaling pathway Tyk2 and inhibits the expression of genes induced by type I interferons. Treatment of EBV-infected cells with type I interferon inhibits reactivation of the virus, while expression of EBV BGLF2 reduces the ability of type I interferon to inhibit virus reactivation. Thus, a tegument protein delivered to cells during virus infection inhibits the host’s antiviral response and promotes virus reactivation of latently infected cells. Therefore, EBV BGLF2 might protect virus-infected cells from the type I interferon response in cells undergoing lytic virus replication. &quot;,&quot;publisher&quot;:&quot;American Society for Microbiology&quot;,&quot;issue&quot;:&quot;11&quot;,&quot;volume&quot;:&quot;94&quot;},&quot;isTemporary&quot;:false}]},{&quot;citationID&quot;:&quot;MENDELEY_CITATION_362d8500-6cbe-40a4-9ef6-139fca43a05d&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&quot;,&quot;citationItems&quot;:[{&quot;id&quot;:&quot;381ce657-c008-35dd-aefb-6b2db6107989&quot;,&quot;itemData&quot;:{&quot;type&quot;:&quot;article-journal&quot;,&quot;id&quot;:&quot;381ce657-c008-35dd-aefb-6b2db6107989&quot;,&quot;title&quot;:&quot;Epstein–Barr virus BORF2 inhibits cellular APOBEC3B to preserve viral genome integrity&quot;,&quot;author&quot;:[{&quot;family&quot;:&quot;Cheng&quot;,&quot;given&quot;:&quot;Adam Z.&quot;,&quot;parse-names&quot;:false,&quot;dropping-particle&quot;:&quot;&quot;,&quot;non-dropping-particle&quot;:&quot;&quot;},{&quot;family&quot;:&quot;Yockteng-Melgar&quot;,&quot;given&quot;:&quot;Jaime&quot;,&quot;parse-names&quot;:false,&quot;dropping-particle&quot;:&quot;&quot;,&quot;non-dropping-particle&quot;:&quot;&quot;},{&quot;family&quot;:&quot;Jarvis&quot;,&quot;given&quot;:&quot;Matthew C.&quot;,&quot;parse-names&quot;:false,&quot;dropping-particle&quot;:&quot;&quot;,&quot;non-dropping-particle&quot;:&quot;&quot;},{&quot;family&quot;:&quot;Malik-Soni&quot;,&quot;given&quot;:&quot;Natasha&quot;,&quot;parse-names&quot;:false,&quot;dropping-particle&quot;:&quot;&quot;,&quot;non-dropping-particle&quot;:&quot;&quot;},{&quot;family&quot;:&quot;Borozan&quot;,&quot;given&quot;:&quot;Ivan&quot;,&quot;parse-names&quot;:false,&quot;dropping-particle&quot;:&quot;&quot;,&quot;non-dropping-particle&quot;:&quot;&quot;},{&quot;family&quot;:&quot;Carpenter&quot;,&quot;given&quot;:&quot;Michael A.&quot;,&quot;parse-names&quot;:false,&quot;dropping-particle&quot;:&quot;&quot;,&quot;non-dropping-particle&quot;:&quot;&quot;},{&quot;family&quot;:&quot;McCann&quot;,&quot;given&quot;:&quot;Jennifer L.&quot;,&quot;parse-names&quot;:false,&quot;dropping-particle&quot;:&quot;&quot;,&quot;non-dropping-particle&quot;:&quot;&quot;},{&quot;family&quot;:&quot;Ebrahimi&quot;,&quot;given&quot;:&quot;Diako&quot;,&quot;parse-names&quot;:false,&quot;dropping-particle&quot;:&quot;&quot;,&quot;non-dropping-particle&quot;:&quot;&quot;},{&quot;family&quot;:&quot;Shaban&quot;,&quot;given&quot;:&quot;Nadine M.&quot;,&quot;parse-names&quot;:false,&quot;dropping-particle&quot;:&quot;&quot;,&quot;non-dropping-particle&quot;:&quot;&quot;},{&quot;family&quot;:&quot;Marcon&quot;,&quot;given&quot;:&quot;Edyta&quot;,&quot;parse-names&quot;:false,&quot;dropping-particle&quot;:&quot;&quot;,&quot;non-dropping-particle&quot;:&quot;&quot;},{&quot;family&quot;:&quot;Greenblatt&quot;,&quot;given&quot;:&quot;Jack&quot;,&quot;parse-names&quot;:false,&quot;dropping-particle&quot;:&quot;&quot;,&quot;non-dropping-particle&quot;:&quot;&quot;},{&quot;family&quot;:&quot;Brown&quot;,&quot;given&quot;:&quot;William L.&quot;,&quot;parse-names&quot;:false,&quot;dropping-particle&quot;:&quot;&quot;,&quot;non-dropping-particle&quot;:&quot;&quot;},{&quot;family&quot;:&quot;Frappier&quot;,&quot;given&quot;:&quot;Lori&quot;,&quot;parse-names&quot;:false,&quot;dropping-particle&quot;:&quot;&quot;,&quot;non-dropping-particle&quot;:&quot;&quot;},{&quot;family&quot;:&quot;Harris&quot;,&quot;given&quot;:&quot;Reuben S.&quot;,&quot;parse-names&quot;:false,&quot;dropping-particle&quot;:&quot;&quot;,&quot;non-dropping-particle&quot;:&quot;&quot;}],&quot;container-title&quot;:&quot;Nature Microbiology 2018 4:1&quot;,&quot;accessed&quot;:{&quot;date-parts&quot;:[[2026,3,4]]},&quot;DOI&quot;:&quot;10.1038/s41564-018-0284-6&quot;,&quot;ISSN&quot;:&quot;20585276&quot;,&quot;PMID&quot;:&quot;30420783&quot;,&quot;URL&quot;:&quot;https://www.nature.com/articles/s41564-018-0284-6&quot;,&quot;issued&quot;:{&quot;date-parts&quot;:[[2018,11,12]]},&quot;page&quot;:&quot;78-88&quot;,&quot;abstract&quot;:&quot;The apolipoprotein B messenger RNA editing enzyme, catalytic polypeptide-like (APOBEC) family of single-stranded DNA (ssDNA) cytosine deaminases provides innate immunity against virus and transposon replication1–4. A well-studied mechanism is APOBEC3G restriction of human immunodeficiency virus type 1, which is counteracted by a virus-encoded degradation mechanism1–4. Accordingly, most work has focused on retroviruses with obligate ssDNA replication intermediates and it is unclear whether large double-stranded DNA (dsDNA) viruses may be similarly susceptible to restriction. Here, we show that the large dsDNA herpesvirus Epstein–Barr virus (EBV), which is the causative agent of infectious mononucleosis and multiple cancers5, utilizes a two-pronged approach to counteract restriction by APOBEC3B. Proteomics studies and immunoprecipitation experiments showed that the ribonucleotide reductase large subunit of EBV, BORF26,7, binds APOBEC3B. Mutagenesis mapped the interaction to the APOBEC3B catalytic domain, and biochemical studies demonstrated that BORF2 stoichiometrically inhibits APOBEC3B DNA cytosine deaminase activity. BORF2 also caused a dramatic relocalization of nuclear APOBEC3B to perinuclear bodies. On lytic reactivation, BORF2-null viruses were susceptible to APOBEC3B-mediated deamination as evidenced by lower viral titres, lower infectivity and hypermutation. The Kaposi’s sarcoma-associated herpesvirus homologue, ORF61, also bound APOBEC3B and mediated relocalization. These data support a model where the genomic integrity of human γ-herpesviruses is maintained by active neutralization of the antiviral enzyme APOBEC3B. The ribonucleotide reductase large subunit of the Epstein–Barr virus, BORF2, inhibits the DNA cytosine deaminase activity of the host restriction factor APOBEC3B and sequesters it in perinuclear and cytoplasmic bodies, thus preserving viral genome integrity during lytic reactivation.&quot;,&quot;publisher&quot;:&quot;Nature Publishing Group&quot;,&quot;issue&quot;:&quot;1&quot;,&quot;volume&quot;:&quot;4&quot;,&quot;container-title-short&quot;:&quot;&quot;},&quot;isTemporary&quot;:false}]},{&quot;citationID&quot;:&quot;MENDELEY_CITATION_c687a4da-52b8-46f4-a49b-c65125ad947a&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&quot;,&quot;citationItems&quot;:[{&quot;id&quot;:&quot;abb22ce3-360b-3841-9ed7-e64347953931&quot;,&quot;itemData&quot;:{&quot;type&quot;:&quot;article-journal&quot;,&quot;id&quot;:&quot;abb22ce3-360b-3841-9ed7-e64347953931&quot;,&quot;title&quot;:&quot;The Epstein-Barr virus replication and transcription activator, Rta/BRLF1, induces cellular senescence in epithelial cells&quot;,&quot;author&quot;:[{&quot;family&quot;:&quot;Chen&quot;,&quot;given&quot;:&quot;Yu Lian&quot;,&quot;parse-names&quot;:false,&quot;dropping-particle&quot;:&quot;&quot;,&quot;non-dropping-particle&quot;:&quot;&quot;},{&quot;family&quot;:&quot;Chen&quot;,&quot;given&quot;:&quot;Yen Ju&quot;,&quot;parse-names&quot;:false,&quot;dropping-particle&quot;:&quot;&quot;,&quot;non-dropping-particle&quot;:&quot;&quot;},{&quot;family&quot;:&quot;Tsai&quot;,&quot;given&quot;:&quot;Wan Hua&quot;,&quot;parse-names&quot;:false,&quot;dropping-particle&quot;:&quot;&quot;,&quot;non-dropping-particle&quot;:&quot;&quot;},{&quot;family&quot;:&quot;Ko&quot;,&quot;given&quot;:&quot;Ying Chieh&quot;,&quot;parse-names&quot;:false,&quot;dropping-particle&quot;:&quot;&quot;,&quot;non-dropping-particle&quot;:&quot;&quot;},{&quot;family&quot;:&quot;Chen&quot;,&quot;given&quot;:&quot;Jen Yang&quot;,&quot;parse-names&quot;:false,&quot;dropping-particle&quot;:&quot;&quot;,&quot;non-dropping-particle&quot;:&quot;&quot;},{&quot;family&quot;:&quot;Lin&quot;,&quot;given&quot;:&quot;Su Fang&quot;,&quot;parse-names&quot;:false,&quot;dropping-particle&quot;:&quot;&quot;,&quot;non-dropping-particle&quot;:&quot;&quot;}],&quot;container-title&quot;:&quot;Cell Cycle&quot;,&quot;accessed&quot;:{&quot;date-parts&quot;:[[2026,3,4]]},&quot;DOI&quot;:&quot;10.4161/cc.8.1.7411&quot;,&quot;ISSN&quot;:&quot;15514005&quot;,&quot;PMID&quot;:&quot;19098430&quot;,&quot;URL&quot;:&quot;https://www.tandfonline.com/doi/pdf/10.4161/cc.8.1.7411&quot;,&quot;issued&quot;:{&quot;date-parts&quot;:[[2009,1,1]]},&quot;page&quot;:&quot;58-65&quot;,&quot;abstract&quot;:&quot;Epstein-Barr Virus (EBV) replication and transcription activator (Rta/BRLF1) is an immediate-early transcription factor that controls the conversion of the latent viral genome into one undergoing lytic replication. By using a doxycycline-inducible expression system, the present study demonstrates that EBV Rta efficiently elicits growth arrest in the human epithelial cell line HEK293. In cells arrested by EBV Rta, the expression of p21 (CDKN1A), p27 (CDKN1B) and cyclin E were increased. In contrast, the levels of cyclin D1, CDK4 and CDK6 were sharply decreased. Activation of the host cell DNA damage response (DDR), indicated by the increasing phosphorylation of H2AX and p53 Ser15, was observed on day 3 and day 5 after EBV Rta expression, respectively. Finally, EBV Rta arrested cells exhibited strong senescence-associated β-galactosidase staining on day 10 after doxycycline induction. Together, these results indicate that, in addition to triggering viral lytic replication in epithelial cells, EBV Rta concurrently initiates a cellular senescence program that was previously undocumented. This finding, showing Rta may be centrally involved in inducing a host cell state amenable to efficient viral reproduction, in addition to its previously characterized regulation of viral transcription, provides new perspectives in understanding EBV pathogenesis. ©2009 Landes Bioscience.&quot;,&quot;publisher&quot;:&quot;Taylor and Francis Inc.&quot;,&quot;issue&quot;:&quot;1&quot;,&quot;volume&quot;:&quot;8&quot;,&quot;container-title-short&quot;:&quot;&quot;},&quot;isTemporary&quot;:false}]},{&quot;citationID&quot;:&quot;MENDELEY_CITATION_fbc139f5-c9e6-4dc7-942f-def42877702a&quot;,&quot;properties&quot;:{&quot;noteIndex&quot;:0},&quot;isEdited&quot;:false,&quot;manualOverride&quot;:{&quot;isManuallyOverridden&quot;:false,&quot;citeprocText&quot;:&quot;&lt;sup&gt;21,22&lt;/sup&gt;&quot;,&quot;manualOverrideText&quot;:&quot;&quot;},&quot;citationTag&quot;:&quot;MENDELEY_CITATION_v3_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&quot;,&quot;citationItems&quot;:[{&quot;id&quot;:&quot;14d8ef6c-6de5-3693-9bb6-447adf00e632&quot;,&quot;itemData&quot;:{&quot;type&quot;:&quot;article-journal&quot;,&quot;id&quot;:&quot;14d8ef6c-6de5-3693-9bb6-447adf00e632&quot;,&quot;title&quot;:&quot; Cytolytic CD4 + -T-Cell Clones Reactive to EBNA1 Inhibit Epstein-Barr Virus-Induced B-Cell Proliferation &quot;,&quot;author&quot;:[{&quot;family&quot;:&quot;Nikiforow&quot;,&quot;given&quot;:&quot;Sarah&quot;,&quot;parse-names&quot;:false,&quot;dropping-particle&quot;:&quot;&quot;,&quot;non-dropping-particle&quot;:&quot;&quot;},{&quot;family&quot;:&quot;Bottomly&quot;,&quot;given&quot;:&quot;Kim&quot;,&quot;parse-names&quot;:false,&quot;dropping-particle&quot;:&quot;&quot;,&quot;non-dropping-particle&quot;:&quot;&quot;},{&quot;family&quot;:&quot;Miller&quot;,&quot;given&quot;:&quot;George&quot;,&quot;parse-names&quot;:false,&quot;dropping-particle&quot;:&quot;&quot;,&quot;non-dropping-particle&quot;:&quot;&quot;},{&quot;family&quot;:&quot;Münz&quot;,&quot;given&quot;:&quot;Christian&quot;,&quot;parse-names&quot;:false,&quot;dropping-particle&quot;:&quot;&quot;,&quot;non-dropping-particle&quot;:&quot;&quot;}],&quot;container-title&quot;:&quot;Journal of Virology&quot;,&quot;container-title-short&quot;:&quot;J. Virol.&quot;,&quot;accessed&quot;:{&quot;date-parts&quot;:[[2026,3,4]]},&quot;DOI&quot;:&quot;10.1128/jvi.77.22.12088-12104.2003&quot;,&quot;ISSN&quot;:&quot;0022-538X&quot;,&quot;PMID&quot;:&quot;14581546&quot;,&quot;URL&quot;:&quot;/doi/pdf/10.1128/jvi.77.22.12088-12104.2003?download=true&quot;,&quot;issued&quot;:{&quot;date-parts&quot;:[[2003,11,15]]},&quot;page&quot;:&quot;12088-12104&quot;,&quot;abstract&quot;:&quot; In the absence of immune surveillance, Epstein-Barr virus (EBV)-infected B cells generate neoplasms in vivo and transformed cell lines in vitro. In an in vitro system which modeled the first steps of in vivo immune control over posttransplant lymphoproliferative disease and lymphomas, our investigators previously demonstrated that memory CD4 + T cells reactive to EBV were necessary and sufficient to prevent proliferation of B cells newly infected by EBV (S. Nikiforow et al., J. Virol. 75:3740-3752, 2001). Here, we show that three CD4 + -T-cell clones reactive to the latent EBV antigen EBNA1 also prevent the proliferation of newly infected B cells from major histocompatibility complex (MHC) class II-matched donors, a crucial first step in the transformation process. EBNA1-reactive T-cell clones recognized B cells as early as 4 days after EBV infection through an HLA-DR-restricted interaction. They secreted Th1-type and Th2-type cytokines and lysed EBV-transformed established lymphoblastoid cell lines via a Fas/Fas ligand-dependent mechanism. Once specifically activated, they also caused bystander regression and bystander killing of non-MHC-matched EBV-infected B cells. Since EBNA1 is recognized by CD4 + T cells from nearly all EBV-seropositive individuals and evades detection by CD8 + T cells, EBNA1-reactive CD4 + T cells may control de novo expansion of B cells following EBV infection in vivo. Thus, EBNA1-reactive CD4 + -T-cell clones may find use as adoptive immunotherapy against EBV-related lymphoproliferative disease and many other EBV-associated tumors. &quot;,&quot;publisher&quot;:&quot;American Society for Microbiology&quot;,&quot;issue&quot;:&quot;22&quot;,&quot;volume&quot;:&quot;77&quot;},&quot;isTemporary&quot;:false},{&quot;id&quot;:&quot;fd15925a-74f8-38e1-b26d-339d0f78558c&quot;,&quot;itemData&quot;:{&quot;type&quot;:&quot;article-journal&quot;,&quot;id&quot;:&quot;fd15925a-74f8-38e1-b26d-339d0f78558c&quot;,&quot;title&quot;:&quot;The Epstein-Barr Virus Oncogene EBNA1 Suppresses Natural Killer Cell Responses and Apoptosis Early after Infection of Peripheral B Cells&quot;,&quot;author&quot;:[{&quot;family&quot;:&quot;Smith&quot;,&quot;given&quot;:&quot;Danielle Westhoff&quot;,&quot;parse-names&quot;:false,&quot;dropping-particle&quot;:&quot;&quot;,&quot;non-dropping-particle&quot;:&quot;&quot;},{&quot;family&quot;:&quot;Chakravorty&quot;,&quot;given&quot;:&quot;Adityarup&quot;,&quot;parse-names&quot;:false,&quot;dropping-particle&quot;:&quot;&quot;,&quot;non-dropping-particle&quot;:&quot;&quot;},{&quot;family&quot;:&quot;Hayes&quot;,&quot;given&quot;:&quot;Mitch&quot;,&quot;parse-names&quot;:false,&quot;dropping-particle&quot;:&quot;&quot;,&quot;non-dropping-particle&quot;:&quot;&quot;},{&quot;family&quot;:&quot;Hammerschmidt&quot;,&quot;given&quot;:&quot;Wolfgang&quot;,&quot;parse-names&quot;:false,&quot;dropping-particle&quot;:&quot;&quot;,&quot;non-dropping-particle&quot;:&quot;&quot;},{&quot;family&quot;:&quot;Sugden&quot;,&quot;given&quot;:&quot;Bill&quot;,&quot;parse-names&quot;:false,&quot;dropping-particle&quot;:&quot;&quot;,&quot;non-dropping-particle&quot;:&quot;&quot;}],&quot;container-title&quot;:&quot;mBio&quot;,&quot;container-title-short&quot;:&quot;mBio&quot;,&quot;accessed&quot;:{&quot;date-parts&quot;:[[2026,3,4]]},&quot;DOI&quot;:&quot;10.1128/mBio.02243-21&quot;,&quot;ISSN&quot;:&quot;21507511&quot;,&quot;PMID&quot;:&quot;34781735&quot;,&quot;URL&quot;:&quot;/doi/pdf/10.1128/mbio.02243-21?download=true&quot;,&quot;issued&quot;:{&quot;date-parts&quot;:[[2021,12,1]]},&quot;abstract&quot;:&quot;The innate immune system serves as frontline defense against pathogens, such as bacteria and viruses. Natural killer (NK) cells are a part of innate immunity and can both secrete cytokines and directly target cells for lysis. NK cells express several cell surface receptors, including NKG2D, which bind multiple ligands. People with deficiencies in NK cells are often susceptible to uncontrolled infection by herpesviruses, such as Epstein-Barr virus (EBV). Infection with EBV stimulates both innate and adaptive immunity, yet the virus establishes lifelong latent infection in memory B cells. We show that the EBV oncogene EBNA1, previously known to be necessary for maintaining EBV genomes in latently infected cells, also plays an important role in suppressing NK cell responses and cell death in newly infected cells. EBNA1 does so by downregulating the NKG2D ligands ULBP1 and ULBP5 and modulating expression of c-Myc. B cells infected with a derivative of EBV that lacks EBNA1 are more susceptible to NK cell-mediated killing and show increased levels of apoptosis. Thus, EBNA1 performs a previously unappreciated role in reducing immune response and programmed cell death after EBV infection, helping infected cells avoid immune surveillance and apoptosis and thus persist for the lifetime of the host.&quot;,&quot;publisher&quot;:&quot;American Society for Microbiology&quot;,&quot;issue&quot;:&quot;6&quot;,&quot;volume&quot;:&quot;12&quot;},&quot;isTemporary&quot;:false}]},{&quot;citationID&quot;:&quot;MENDELEY_CITATION_521b6520-3cd6-4a23-a0c8-01509a566513&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&quot;,&quot;citationItems&quot;:[{&quot;id&quot;:&quot;62f08e09-4f45-3f41-a162-18870637f5fa&quot;,&quot;itemData&quot;:{&quot;type&quot;:&quot;article-journal&quot;,&quot;id&quot;:&quot;62f08e09-4f45-3f41-a162-18870637f5fa&quot;,&quot;title&quot;:&quot;EBV Latent Membrane Protein 1 Is a Negative Regulator of TLR9&quot;,&quot;author&quot;:[{&quot;family&quot;:&quot;Fathallah&quot;,&quot;given&quot;:&quot;Ikbal&quot;,&quot;parse-names&quot;:false,&quot;dropping-particle&quot;:&quot;&quot;,&quot;non-dropping-particle&quot;:&quot;&quot;},{&quot;family&quot;:&quot;Parroche&quot;,&quot;given&quot;:&quot;Peggy&quot;,&quot;parse-names&quot;:false,&quot;dropping-particle&quot;:&quot;&quot;,&quot;non-dropping-particle&quot;:&quot;&quot;},{&quot;family&quot;:&quot;Gruffat&quot;,&quot;given&quot;:&quot;Henri&quot;,&quot;parse-names&quot;:false,&quot;dropping-particle&quot;:&quot;&quot;,&quot;non-dropping-particle&quot;:&quot;&quot;},{&quot;family&quot;:&quot;Zannetti&quot;,&quot;given&quot;:&quot;Claudia&quot;,&quot;parse-names&quot;:false,&quot;dropping-particle&quot;:&quot;&quot;,&quot;non-dropping-particle&quot;:&quot;&quot;},{&quot;family&quot;:&quot;Johansson&quot;,&quot;given&quot;:&quot;Hanna&quot;,&quot;parse-names&quot;:false,&quot;dropping-particle&quot;:&quot;&quot;,&quot;non-dropping-particle&quot;:&quot;&quot;},{&quot;family&quot;:&quot;Yue&quot;,&quot;given&quot;:&quot;Jiping&quot;,&quot;parse-names&quot;:false,&quot;dropping-particle&quot;:&quot;&quot;,&quot;non-dropping-particle&quot;:&quot;&quot;},{&quot;family&quot;:&quot;Manet&quot;,&quot;given&quot;:&quot;Evelyn&quot;,&quot;parse-names&quot;:false,&quot;dropping-particle&quot;:&quot;&quot;,&quot;non-dropping-particle&quot;:&quot;&quot;},{&quot;family&quot;:&quot;Tommasino&quot;,&quot;given&quot;:&quot;Massimo&quot;,&quot;parse-names&quot;:false,&quot;dropping-particle&quot;:&quot;&quot;,&quot;non-dropping-particle&quot;:&quot;&quot;},{&quot;family&quot;:&quot;Sylla&quot;,&quot;given&quot;:&quot;Bakary S&quot;,&quot;parse-names&quot;:false,&quot;dropping-particle&quot;:&quot;&quot;,&quot;non-dropping-particle&quot;:&quot;&quot;},{&quot;family&quot;:&quot;Hasan&quot;,&quot;given&quot;:&quot;Uzma A&quot;,&quot;parse-names&quot;:false,&quot;dropping-particle&quot;:&quot;&quot;,&quot;non-dropping-particle&quot;:&quot;&quot;}],&quot;container-title&quot;:&quot;The Journal of Immunology&quot;,&quot;accessed&quot;:{&quot;date-parts&quot;:[[2026,3,4]]},&quot;DOI&quot;:&quot;10.4049/jimmunol.0903459&quot;,&quot;ISSN&quot;:&quot;0022-1767&quot;,&quot;PMID&quot;:&quot;20980631&quot;,&quot;URL&quot;:&quot;https://dx.doi.org/10.4049/jimmunol.0903459&quot;,&quot;issued&quot;:{&quot;date-parts&quot;:[[2010,12,1]]},&quot;page&quot;:&quot;6439-6447&quot;,&quot;abstract&quot;:&quot;EBV infects most of the human population and is associated with a number of human diseases including cancers. Moreover, evasion of the immune system and chronic infection is an essential step for EBV-associated diseases. In this paper, we show that EBV can alter the regulation and expression of TLRs, the key effector molecules of the innate immune response. EBV infection of human primary B cells resulted in the inhibition of TLR9 functionality. Stimulation of TLR9 on primary B cells led to the production of IL-6, TNF-α, and IgG, which was inhibited in cells infected with EBV. The virus exerts its inhibitory function by decreasing TLR9 mRNA and protein levels. This event was observed at early time points after EBV infection of primary cells, as well as in an immortalized lymphoblastoid cell line. We determined that the EBV oncoprotein latent membrane protein 1 (LMP1) is a strong inhibitor of TLR9 transcription. Overexpression of LMP1 in B cells reduced TLR9 promoter activity, mRNA, and protein levels. LMP1 mutants altered in activating the NF-κB pathway prevented TLR9 promoter deregulation. Blocking the NF-κB pathway recovered TLR9 promoter activity. Mutating the NF-κB cis element on the TLR9 promoter restored luciferase transcription in the presence of LMP1. Finally, deletion of the LMP1 gene in the EBV genome abolished the ability of the virus to induce TLR9 downregulation. Our study describes a mechanism used by EBV to suppress the host immune response by deregulating the TLR9 transcript through LMP1-mediated NF-κB activation.&quot;,&quot;publisher&quot;:&quot;Oxford Academic&quot;,&quot;issue&quot;:&quot;11&quot;,&quot;volume&quot;:&quot;185&quot;,&quot;container-title-short&quot;:&quot;&quot;},&quot;isTemporary&quot;:false}]},{&quot;citationID&quot;:&quot;MENDELEY_CITATION_075aa730-1c78-4131-b85d-015767314b6d&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&quot;,&quot;citationItems&quot;:[{&quot;id&quot;:&quot;7255fac8-b2dc-3bcd-b934-45dbb0184c8e&quot;,&quot;itemData&quot;:{&quot;type&quot;:&quot;article-journal&quot;,&quot;id&quot;:&quot;7255fac8-b2dc-3bcd-b934-45dbb0184c8e&quot;,&quot;title&quot;:&quot;EBV LMP2A affects LMP1-mediated NF-κB signaling and survival of lymphoma cells by regulating TRAF2 expression&quot;,&quot;author&quot;:[{&quot;family&quot;:&quot;Guasparri&quot;,&quot;given&quot;:&quot;Llaria&quot;,&quot;parse-names&quot;:false,&quot;dropping-particle&quot;:&quot;&quot;,&quot;non-dropping-particle&quot;:&quot;&quot;},{&quot;family&quot;:&quot;Bubman&quot;,&quot;given&quot;:&quot;Darya&quot;,&quot;parse-names&quot;:false,&quot;dropping-particle&quot;:&quot;&quot;,&quot;non-dropping-particle&quot;:&quot;&quot;},{&quot;family&quot;:&quot;Cesarman&quot;,&quot;given&quot;:&quot;Ethel&quot;,&quot;parse-names&quot;:false,&quot;dropping-particle&quot;:&quot;&quot;,&quot;non-dropping-particle&quot;:&quot;&quot;}],&quot;container-title&quot;:&quot;Blood&quot;,&quot;container-title-short&quot;:&quot;Blood&quot;,&quot;accessed&quot;:{&quot;date-parts&quot;:[[2026,3,4]]},&quot;DOI&quot;:&quot;10.1182/blood-2007-03-080309&quot;,&quot;ISSN&quot;:&quot;15280020&quot;,&quot;PMID&quot;:&quot;18230756&quot;,&quot;URL&quot;:&quot;https://dx.doi.org/10.1182/blood-2007-03-080309&quot;,&quot;issued&quot;:{&quot;date-parts&quot;:[[2008,4,1]]},&quot;page&quot;:&quot;3813-3820&quot;,&quot;abstract&quot;:&quot;A mechanism used by Epstein-Barr virus (EBV) for in vitro transformation of B cells into lymphoblastoid cell lines (LCLs) is activation of the NF-κB pathway, which is largely mediated by the EBV latent membrane protein 1 (LMP1). LMP1 is coexpressed with LMP2A in many EBV-associated lymphoid malignancies. Since inhibition of NF-κB leads to apoptosis of EBV-infected LCLs and lymphoma cell lines, we sought to determine whether LMP1 alone, or in combination with other viral proteins, is re-sponsible for initiating NF-κB activation in these cells, thereby playing a role in cell survival. We found that suppression of LMP1 by RNA interference results in inhibition of basal NF-κB and induction of apoptosis. Unexpectedly, knockdown of LMP2A also resulted in comparable decrease of NF-κB activity and apoptosis. We report that LMP2A protein controls the expression of TRAF2 mRNA. which in turn is necessary for signaling by LMP1. Our data contrast with previous studies showing that transfected LMP1 can signal in the absence of LMP2A or TRAF2, and demonstrate that both LMP2A and TRAF2 are required for survival in naturally infected lymphoma cells and LCLs. These results also support LMP1, LMP2A, andTRAF2 as potential therapeutic targets in a subset of EBV-associated lymphoid malignancies. © 2008 by The American Society of Hematology.&quot;,&quot;publisher&quot;:&quot;American Society of Hematology&quot;,&quot;issue&quot;:&quot;7&quot;,&quot;volume&quot;:&quot;111&quot;},&quot;isTemporary&quot;:false}]},{&quot;citationID&quot;:&quot;MENDELEY_CITATION_6173fd28-b81b-4dcb-b00c-0758586ef230&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&quot;,&quot;citationItems&quot;:[{&quot;id&quot;:&quot;87b0506a-7599-3738-97ac-fc8cdfabcc1a&quot;,&quot;itemData&quot;:{&quot;type&quot;:&quot;article-journal&quot;,&quot;id&quot;:&quot;87b0506a-7599-3738-97ac-fc8cdfabcc1a&quot;,&quot;title&quot;:&quot;Epstein-Barr virus-encoded small RNAs (EBERs) do not modulate interferon effects in infected lymphocytes&quot;,&quot;author&quot;:[{&quot;family&quot;:&quot;Swaminathan&quot;,&quot;given&quot;:&quot;Sankar&quot;,&quot;parse-names&quot;:false,&quot;dropping-particle&quot;:&quot;&quot;,&quot;non-dropping-particle&quot;:&quot;&quot;},{&quot;family&quot;:&quot;Huneycu1t&quot;,&quot;given&quot;:&quot;Brandon S&quot;,&quot;parse-names&quot;:false,&quot;dropping-particle&quot;:&quot;&quot;,&quot;non-dropping-particle&quot;:&quot;&quot;},{&quot;family&quot;:&quot;Reiss&quot;,&quot;given&quot;:&quot;Carol S&quot;,&quot;parse-names&quot;:false,&quot;dropping-particle&quot;:&quot;&quot;,&quot;non-dropping-particle&quot;:&quot;&quot;},{&quot;family&quot;:&quot;Kieff&quot;,&quot;given&quot;:&quot;Elliott&quot;,&quot;parse-names&quot;:false,&quot;dropping-particle&quot;:&quot;&quot;,&quot;non-dropping-particle&quot;:&quot;&quot;}],&quot;container-title&quot;:&quot;Journal of Virology&quot;,&quot;container-title-short&quot;:&quot;J. Virol.&quot;,&quot;accessed&quot;:{&quot;date-parts&quot;:[[2026,3,4]]},&quot;DOI&quot;:&quot;10.1128/jvi.66.8.5133-5136.1992&quot;,&quot;ISSN&quot;:&quot;0022-538X&quot;,&quot;PMID&quot;:&quot;1321292&quot;,&quot;URL&quot;:&quot;/doi/pdf/10.1128/jvi.66.8.5133-5136.1992?download=true&quot;,&quot;issued&quot;:{&quot;date-parts&quot;:[[1992,8]]},&quot;page&quot;:&quot;5133-5136&quot;,&quot;abstract&quot;:&quot;The recent derivation of otherwise isogenic Epstein-Barr virus (EBV) recombinants carrying or lacking the EBV small RNA (EBER) genes enabled us to test whether EBERs are similar to adenovirus VA RN...&quot;,&quot;publisher&quot;:&quot;American Society for Microbiology&quot;,&quot;issue&quot;:&quot;8&quot;,&quot;volume&quot;:&quot;66&quot;},&quot;isTemporary&quot;:false}]},{&quot;citationID&quot;:&quot;MENDELEY_CITATION_9081b8f6-d5d7-49a9-812a-6087bfdf1c07&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&quot;,&quot;citationItems&quot;:[{&quot;id&quot;:&quot;f403ca61-0ad1-37da-ba75-34e64e99ed9e&quot;,&quot;itemData&quot;:{&quot;type&quot;:&quot;article-journal&quot;,&quot;id&quot;:&quot;f403ca61-0ad1-37da-ba75-34e64e99ed9e&quot;,&quot;title&quot;:&quot;Epstein-Barr Virus miR-BART6-3p Inhibits the RIG-I Pathway&quot;,&quot;author&quot;:[{&quot;family&quot;:&quot;Lu&quot;,&quot;given&quot;:&quot;Yuanjun&quot;,&quot;parse-names&quot;:false,&quot;dropping-particle&quot;:&quot;&quot;,&quot;non-dropping-particle&quot;:&quot;&quot;},{&quot;family&quot;:&quot;Qin&quot;,&quot;given&quot;:&quot;Zailong&quot;,&quot;parse-names&quot;:false,&quot;dropping-particle&quot;:&quot;&quot;,&quot;non-dropping-particle&quot;:&quot;&quot;},{&quot;family&quot;:&quot;Wang&quot;,&quot;given&quot;:&quot;Jia&quot;,&quot;parse-names&quot;:false,&quot;dropping-particle&quot;:&quot;&quot;,&quot;non-dropping-particle&quot;:&quot;&quot;},{&quot;family&quot;:&quot;Zheng&quot;,&quot;given&quot;:&quot;Xiang&quot;,&quot;parse-names&quot;:false,&quot;dropping-particle&quot;:&quot;&quot;,&quot;non-dropping-particle&quot;:&quot;&quot;},{&quot;family&quot;:&quot;Lu&quot;,&quot;given&quot;:&quot;Jianhong&quot;,&quot;parse-names&quot;:false,&quot;dropping-particle&quot;:&quot;&quot;,&quot;non-dropping-particle&quot;:&quot;&quot;},{&quot;family&quot;:&quot;Zhang&quot;,&quot;given&quot;:&quot;Xuemei&quot;,&quot;parse-names&quot;:false,&quot;dropping-particle&quot;:&quot;&quot;,&quot;non-dropping-particle&quot;:&quot;&quot;},{&quot;family&quot;:&quot;Wei&quot;,&quot;given&quot;:&quot;Lingyu&quot;,&quot;parse-names&quot;:false,&quot;dropping-particle&quot;:&quot;&quot;,&quot;non-dropping-particle&quot;:&quot;&quot;},{&quot;family&quot;:&quot;Peng&quot;,&quot;given&quot;:&quot;Qiu&quot;,&quot;parse-names&quot;:false,&quot;dropping-particle&quot;:&quot;&quot;,&quot;non-dropping-particle&quot;:&quot;&quot;},{&quot;family&quot;:&quot;Zheng&quot;,&quot;given&quot;:&quot;Ying&quot;,&quot;parse-names&quot;:false,&quot;dropping-particle&quot;:&quot;&quot;,&quot;non-dropping-particle&quot;:&quot;&quot;},{&quot;family&quot;:&quot;Ou&quot;,&quot;given&quot;:&quot;Chunlin&quot;,&quot;parse-names&quot;:false,&quot;dropping-particle&quot;:&quot;&quot;,&quot;non-dropping-particle&quot;:&quot;&quot;},{&quot;family&quot;:&quot;Ye&quot;,&quot;given&quot;:&quot;Qiurong&quot;,&quot;parse-names&quot;:false,&quot;dropping-particle&quot;:&quot;&quot;,&quot;non-dropping-particle&quot;:&quot;&quot;},{&quot;family&quot;:&quot;Xiong&quot;,&quot;given&quot;:&quot;Wei&quot;,&quot;parse-names&quot;:false,&quot;dropping-particle&quot;:&quot;&quot;,&quot;non-dropping-particle&quot;:&quot;&quot;},{&quot;family&quot;:&quot;Li&quot;,&quot;given&quot;:&quot;Guiyuan&quot;,&quot;parse-names&quot;:false,&quot;dropping-particle&quot;:&quot;&quot;,&quot;non-dropping-particle&quot;:&quot;&quot;},{&quot;family&quot;:&quot;Fu&quot;,&quot;given&quot;:&quot;Yuxin&quot;,&quot;parse-names&quot;:false,&quot;dropping-particle&quot;:&quot;&quot;,&quot;non-dropping-particle&quot;:&quot;&quot;},{&quot;family&quot;:&quot;Yan&quot;,&quot;given&quot;:&quot;Qun&quot;,&quot;parse-names&quot;:false,&quot;dropping-particle&quot;:&quot;&quot;,&quot;non-dropping-particle&quot;:&quot;&quot;},{&quot;family&quot;:&quot;Ma&quot;,&quot;given&quot;:&quot;Jian&quot;,&quot;parse-names&quot;:false,&quot;dropping-particle&quot;:&quot;&quot;,&quot;non-dropping-particle&quot;:&quot;&quot;}],&quot;container-title&quot;:&quot;Journal of Innate Immunity&quot;,&quot;container-title-short&quot;:&quot;J. Innate Immun.&quot;,&quot;accessed&quot;:{&quot;date-parts&quot;:[[2026,3,4]]},&quot;DOI&quot;:&quot;10.1159/000479749&quot;,&quot;ISSN&quot;:&quot;16628128&quot;,&quot;PMID&quot;:&quot;28877527&quot;,&quot;URL&quot;:&quot;https://dx.doi.org/10.1159/000479749&quot;,&quot;issued&quot;:{&quot;date-parts&quot;:[[2017,11,23]]},&quot;page&quot;:&quot;574-586&quot;,&quot;abstract&quot;:&quot;Recognition of viral pathogen-associated molecular patterns by pattern recognition receptors (PRRs) is the first step in the initiation of a host innate immune response. As a PRR, RIG-I detects either viral RNA or replication transcripts. Avoiding RIG-I recognition is a strategy employed by viruses for immune evasion. Epstein-Barr virus (EBV) infects the majority of the human population worldwide. During the latent infection period there are only a few EBV proteins expressed, whereas EBV-encoded microRNAs, such as BART microRNAs, are highly expressed. BART microRNAs regulate both EBV and the host's gene expression, modulating virus proliferation and the immune response. Here, through gene expression profiling, we found that EBV miR-BART6-3ps inhibited genes of RIG-I-like receptor signaling and the type I interferon (IFN) response. We demonstrated that miR-BART6-3p rather than other BARTs specifically suppressed RIG-I-like receptor signaling-mediated IFN-β production. RNA-seq was used to analyze the global transcriptome change upon EBV infection and miR-BART6-3p mimics transfection, which revealed that EBV infection-triggered immune response signaling can be repressed by miR-BART6-3p overexpression. Furthermore, miR-BART6-3p inhibited the EBV-triggered IFN-β response and facilitated EBV infection through targeting the 3′UTR of RIG-I mRNA. These findings provide new insights into the mechanism underlying the strategies employed by EBV to evade immune surveillance.&quot;,&quot;publisher&quot;:&quot;S. Karger AG&quot;,&quot;issue&quot;:&quot;6&quot;,&quot;volume&quot;:&quot;9&quot;},&quot;isTemporary&quot;:false}]},{&quot;citationID&quot;:&quot;MENDELEY_CITATION_6035be65-2aff-4abd-a561-a09131eca666&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&quot;,&quot;citationItems&quot;:[{&quot;id&quot;:&quot;e9c65169-c67e-3b64-b4fa-5e8bf97df054&quot;,&quot;itemData&quot;:{&quot;type&quot;:&quot;article-journal&quot;,&quot;id&quot;:&quot;e9c65169-c67e-3b64-b4fa-5e8bf97df054&quot;,&quot;title&quot;:&quot;TAX1BP1 downregulation by EBV-miR-BART15-3p enhances chemosensitivity of gastric cancer cells to 5-FU&quot;,&quot;author&quot;:[{&quot;family&quot;:&quot;Choi&quot;,&quot;given&quot;:&quot;Hoyun&quot;,&quot;parse-names&quot;:false,&quot;dropping-particle&quot;:&quot;&quot;,&quot;non-dropping-particle&quot;:&quot;&quot;},{&quot;family&quot;:&quot;Lee&quot;,&quot;given&quot;:&quot;Suk Kyeong&quot;,&quot;parse-names&quot;:false,&quot;dropping-particle&quot;:&quot;&quot;,&quot;non-dropping-particle&quot;:&quot;&quot;}],&quot;container-title&quot;:&quot;Archives of Virology 2016 162:2&quot;,&quot;accessed&quot;:{&quot;date-parts&quot;:[[2026,3,4]]},&quot;DOI&quot;:&quot;10.1007/s00705-016-3109-z&quot;,&quot;ISSN&quot;:&quot;03048608&quot;,&quot;PMID&quot;:&quot;27757686&quot;,&quot;URL&quot;:&quot;https://link.springer.com/article/10.1007/s00705-016-3109-z&quot;,&quot;issued&quot;:{&quot;date-parts&quot;:[[2016,10,18]]},&quot;page&quot;:&quot;369-377&quot;,&quot;abstract&quot;:&quot;MicroRNAs (miRNAs) are a class of noncoding RNA molecules approximately 19 to 25 nucleotides in length that downregulate the expression of target genes at the post-transcriptional level by binding to the 3′-untranslated region (3’-UTR). Epstein-Barr virus (EBV) generates at least 44 miRNAs, but the functions of most of these miRNAs have not yet been identified. Previously, we reported BRUCE as a target of miR-BART15-3p, a miRNA produced by EBV, but our data suggested that there might be other apoptosis-associated target genes of miR-BART15-3p. Thus, in this study, we searched for new target genes of miR-BART15-3p using in silico analyses. We found a possible seed match site in the 3′-UTR of Tax1-binding protein 1 (TAX1BP1). The luciferase activity of a reporter vector including the 3′-UTR of TAX1BP1 was decreased by miR-BART15-3p. MiR-BART15-3p downregulated the expression of TAX1BP1 mRNA and protein in AGS cells, while an inhibitor against miR-BART15-3p upregulated the expression of TAX1BP1 mRNA and protein in AGS-EBV cells. Mir-BART15-3p modulated NF-κB activity in gastric cancer cell lines. Moreover, miR-BART15-3p strongly promoted chemosensitivity to 5-fluorouracil (5-FU). Our results suggest that miR-BART15-3p targets the anti-apoptotic TAX1BP1 gene in cancer cells, causing increased apoptosis and chemosensitivity to 5-FU.&quot;,&quot;publisher&quot;:&quot;Springer&quot;,&quot;issue&quot;:&quot;2&quot;,&quot;volume&quot;:&quot;162&quot;,&quot;container-title-short&quot;:&quot;&quot;},&quot;isTemporary&quot;:false}]},{&quot;citationID&quot;:&quot;MENDELEY_CITATION_ff7b647e-10ca-44ea-a4d9-227168f819f3&quot;,&quot;properties&quot;:{&quot;noteIndex&quot;:0},&quot;isEdited&quot;:false,&quot;manualOverride&quot;:{&quot;isManuallyOverridden&quot;:false,&quot;citeprocText&quot;:&quot;&lt;sup&gt;28,29&lt;/sup&gt;&quot;,&quot;manualOverrideText&quot;:&quot;&quot;},&quot;citationTag&quot;:&quot;MENDELEY_CITATION_v3_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&quot;,&quot;citationItems&quot;:[{&quot;id&quot;:&quot;25888dec-cf69-3b78-af35-f4ed7d38df4a&quot;,&quot;itemData&quot;:{&quot;type&quot;:&quot;article-journal&quot;,&quot;id&quot;:&quot;25888dec-cf69-3b78-af35-f4ed7d38df4a&quot;,&quot;title&quot;:&quot;Prediction of residues in discontinuous B-cell epitopes using protein 3D structures&quot;,&quot;author&quot;:[{&quot;family&quot;:&quot;Haste Andersen&quot;,&quot;given&quot;:&quot;Pernille&quot;,&quot;parse-names&quot;:false,&quot;dropping-particle&quot;:&quot;&quot;,&quot;non-dropping-particle&quot;:&quot;&quot;},{&quot;family&quot;:&quot;Nielsen&quot;,&quot;given&quot;:&quot;Morten&quot;,&quot;parse-names&quot;:false,&quot;dropping-particle&quot;:&quot;&quot;,&quot;non-dropping-particle&quot;:&quot;&quot;},{&quot;family&quot;:&quot;Lund&quot;,&quot;given&quot;:&quot;Ole&quot;,&quot;parse-names&quot;:false,&quot;dropping-particle&quot;:&quot;&quot;,&quot;non-dropping-particle&quot;:&quot;&quot;}],&quot;container-title&quot;:&quot;Protein science : a publication of the Protein Society&quot;,&quot;accessed&quot;:{&quot;date-parts&quot;:[[2026,1,4]]},&quot;DOI&quot;:&quot;10.1110/PS.062405906&quot;,&quot;ISSN&quot;:&quot;0961-8368&quot;,&quot;PMID&quot;:&quot;17001032&quot;,&quot;URL&quot;:&quot;https://pubmed.ncbi.nlm.nih.gov/17001032/&quot;,&quot;issued&quot;:{&quot;date-parts&quot;:[[2006,11]]},&quot;page&quot;:&quot;2558-2567&quot;,&quot;abstract&quot;:&quot;Discovery of discontinuous B‐cell epitopes is a major challenge in vaccine design. Previous epitope prediction methods have mostly been based on protein sequences and are not very effective. Here, we present DiscoTope, a novel method for discontinuous epitope prediction that uses protein three‐dimensional structural data. The method is based on amino acid statistics, spatial information, and surface accessibility in a compiled data set of discontinuous epitopes determined by X‐ray crystallography of antibody/antigen protein complexes. DiscoTope is the first method to focus explicitly on discontinuous epitopes. We show that the new structure‐based method has a better performance for predicting residues of discontinuous epitopes than methods based solely on sequence information, and that it can successfully predict epitope residues that have been identified by different techniques. DiscoTope detects 15.5% of residues located in discontinuous epitopes with a specificity of 95%. At this level of specificity, the conventional Parker hydrophilicity scale for predicting linear B‐cell epitopes identifies only 11.0% of residues located in discontinuous epitopes. Predictions by the DiscoTope method can guide experimental epitope mapping in both rational vaccine design and development of diagnostic tools, and may lead to more efficient epitope identification.&quot;,&quot;publisher&quot;:&quot;Protein Sci&quot;,&quot;issue&quot;:&quot;11&quot;,&quot;volume&quot;:&quot;15&quot;,&quot;container-title-short&quot;:&quot;Protein Sci.&quot;},&quot;isTemporary&quot;:false},{&quot;id&quot;:&quot;24565fb4-c857-3a07-8900-14e545c14d7b&quot;,&quot;itemData&quot;:{&quot;type&quot;:&quot;article-journal&quot;,&quot;id&quot;:&quot;24565fb4-c857-3a07-8900-14e545c14d7b&quot;,&quot;title&quot;:&quot;Reliable B cell epitope predictions: impacts of method development and improved benchmarking&quot;,&quot;author&quot;:[{&quot;family&quot;:&quot;Kringelum&quot;,&quot;given&quot;:&quot;Jens Vindahl&quot;,&quot;parse-names&quot;:false,&quot;dropping-particle&quot;:&quot;&quot;,&quot;non-dropping-particle&quot;:&quot;&quot;},{&quot;family&quot;:&quot;Lundegaard&quot;,&quot;given&quot;:&quot;Claus&quot;,&quot;parse-names&quot;:false,&quot;dropping-particle&quot;:&quot;&quot;,&quot;non-dropping-particle&quot;:&quot;&quot;},{&quot;family&quot;:&quot;Lund&quot;,&quot;given&quot;:&quot;Ole&quot;,&quot;parse-names&quot;:false,&quot;dropping-particle&quot;:&quot;&quot;,&quot;non-dropping-particle&quot;:&quot;&quot;},{&quot;family&quot;:&quot;Nielsen&quot;,&quot;given&quot;:&quot;Morten&quot;,&quot;parse-names&quot;:false,&quot;dropping-particle&quot;:&quot;&quot;,&quot;non-dropping-particle&quot;:&quot;&quot;}],&quot;container-title&quot;:&quot;PLoS computational biology&quot;,&quot;accessed&quot;:{&quot;date-parts&quot;:[[2026,1,4]]},&quot;DOI&quot;:&quot;10.1371/JOURNAL.PCBI.1002829&quot;,&quot;ISSN&quot;:&quot;1553-7358&quot;,&quot;PMID&quot;:&quot;23300419&quot;,&quot;URL&quot;:&quot;https://pubmed.ncbi.nlm.nih.gov/23300419/&quot;,&quot;issued&quot;:{&quot;date-parts&quot;:[[2012]]},&quot;abstract&quot;:&quot;The interaction between antibodies and antigens is one of the most important immune system mechanisms for clearing infectious organisms from the host. Antibodies bind to antigens at sites referred to as B-cell epitopes. Identification of the exact location of B-cell epitopes is essential in several biomedical applications such as; rational vaccine design, development of disease diagnostics and immunotherapeutics. However, experimental mapping of epitopes is resource intensive making in silico methods an appealing complementary approach. To date, the reported performance of methods for in silico mapping of B-cell epitopes has been moderate. Several issues regarding the evaluation data sets may however have led to the performance values being underestimated: Rarely, all potential epitopes have been mapped on an antigen, and antibodies are generally raised against the antigen in a given biological context not against the antigen monomer. Improper dealing with these aspects leads to many artificial false positive predictions and hence to incorrect low performance values. To demonstrate the impact of proper benchmark definitions, we here present an updated version of the DiscoTope method incorporating a novel spatial neighborhood definition and half-sphere exposure as surface measure. Compared to other state-of-the-art prediction methods, Discotope-2.0 displayed improved performance both in cross-validation and in independent evaluations. Using DiscoTope-2.0, we assessed the impact on performance when using proper benchmark definitions. For 13 proteins in the training data set where sufficient biological information was available to make a proper benchmark redefinition, the average AUC performance was improved from 0.791 to 0.824. Similarly, the average AUC performance on an independent evaluation data set improved from 0.712 to 0.727. Our results thus demonstrate that given proper benchmark definitions, B-cell epitope prediction methods achieve highly significant predictive performances suggesting these tools to be a powerful asset in rational epitope discovery. The updated version of DiscoTope is available at www.cbs.dtu.dk/services/DiscoTope-2.0. © 2012 Kringelum et al.&quot;,&quot;publisher&quot;:&quot;PLoS Comput Biol&quot;,&quot;issue&quot;:&quot;12&quot;,&quot;volume&quot;:&quot;8&quot;,&quot;container-title-short&quot;:&quot;PLoS Comput. Biol.&quot;},&quot;isTemporary&quot;:false}]},{&quot;citationID&quot;:&quot;MENDELEY_CITATION_c67b1c7d-b870-4263-b9fc-0a209f92ab42&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&quot;,&quot;citationItems&quot;:[{&quot;id&quot;:&quot;30aecc1b-c0ad-38e6-a34d-e5426323b19c&quot;,&quot;itemData&quot;:{&quot;type&quot;:&quot;article-journal&quot;,&quot;id&quot;:&quot;30aecc1b-c0ad-38e6-a34d-e5426323b19c&quot;,&quot;title&quot;:&quot;ElliPro: a new structure-based tool for the prediction of antibody epitopes&quot;,&quot;author&quot;:[{&quot;family&quot;:&quot;Ponomarenko&quot;,&quot;given&quot;:&quot;Julia&quot;,&quot;parse-names&quot;:false,&quot;dropping-particle&quot;:&quot;&quot;,&quot;non-dropping-particle&quot;:&quot;&quot;},{&quot;family&quot;:&quot;Bui&quot;,&quot;given&quot;:&quot;Huynh Hoa&quot;,&quot;parse-names&quot;:false,&quot;dropping-particle&quot;:&quot;&quot;,&quot;non-dropping-particle&quot;:&quot;&quot;},{&quot;family&quot;:&quot;Li&quot;,&quot;given&quot;:&quot;Wei&quot;,&quot;parse-names&quot;:false,&quot;dropping-particle&quot;:&quot;&quot;,&quot;non-dropping-particle&quot;:&quot;&quot;},{&quot;family&quot;:&quot;Fusseder&quot;,&quot;given&quot;:&quot;Nicholas&quot;,&quot;parse-names&quot;:false,&quot;dropping-particle&quot;:&quot;&quot;,&quot;non-dropping-particle&quot;:&quot;&quot;},{&quot;family&quot;:&quot;Bourne&quot;,&quot;given&quot;:&quot;Philip E.&quot;,&quot;parse-names&quot;:false,&quot;dropping-particle&quot;:&quot;&quot;,&quot;non-dropping-particle&quot;:&quot;&quot;},{&quot;family&quot;:&quot;Sette&quot;,&quot;given&quot;:&quot;Alessandro&quot;,&quot;parse-names&quot;:false,&quot;dropping-particle&quot;:&quot;&quot;,&quot;non-dropping-particle&quot;:&quot;&quot;},{&quot;family&quot;:&quot;Peters&quot;,&quot;given&quot;:&quot;Bjoern&quot;,&quot;parse-names&quot;:false,&quot;dropping-particle&quot;:&quot;&quot;,&quot;non-dropping-particle&quot;:&quot;&quot;}],&quot;container-title&quot;:&quot;BMC bioinformatics&quot;,&quot;accessed&quot;:{&quot;date-parts&quot;:[[2026,1,4]]},&quot;DOI&quot;:&quot;10.1186/1471-2105-9-514&quot;,&quot;ISSN&quot;:&quot;1471-2105&quot;,&quot;PMID&quot;:&quot;19055730&quot;,&quot;URL&quot;:&quot;https://pubmed.ncbi.nlm.nih.gov/19055730/&quot;,&quot;issued&quot;:{&quot;date-parts&quot;:[[2008,12,2]]},&quot;abstract&quot;:&quot;Background: Reliable prediction of antibody, or B-cell, epitopes remains challenging yet highly desirable for the design of vaccines and immunodiagnostics. A correlation between antigenicity, solvent accessibility, and flexibility in proteins was demonstrated. Subsequently, Thornton and colleagues proposed a method for identifying continuous epitopes in the protein regions protruding from the protein's globular surface. The aim of this work was to implement that method as a web-tool and evaluate its performance on discontinuous epitopes known from the structures of antibody-protein complexes. Results: Here we present ElliPro, a web-tool that implements Thornton's method and, together with a residue clustering algorithm, the MODELLER program and the Jmol viewer, allows the prediction and visualization of antibody epitopes in a given protein sequence or structure. ElliPro has been tested on a benchmark dataset of discontinuous epitopes inferred from 3D structures of antibody-protein complexes. In comparison with six other structure-based methods that can be used for epitope prediction, ElliPro performed the best and gave an AUC value of 0.732, when the most significant prediction was considered for each protein. Since the rank of the best prediction was at most in the top three for more than 70% of proteins and never exceeded five, ElliPro is considered a useful research tool for identifying antibody epitopes in protein antigens. ElliPro is available at http://tools.immuneepitope.org/tools/ElliPro. Conclusion: The results from ElliPro suggest that further research on antibody epitopes considering more features that discriminate epitopes from non-epitopes may further improve predictions. As ElliPro is based on the geometrical properties of protein structure and does not require training, it might be more generally applied for predicting different types of protein-protein interactions. © 2008 Ponomarenko et al; licensee BioMed Central Ltd.&quot;,&quot;publisher&quot;:&quot;BMC Bioinformatics&quot;,&quot;volume&quot;:&quot;9&quot;,&quot;container-title-short&quot;:&quot;BMC Bioinformatics&quot;},&quot;isTemporary&quot;:false}]},{&quot;citationID&quot;:&quot;MENDELEY_CITATION_1c0fc647-3195-471c-8841-332b641e74d9&quot;,&quot;properties&quot;:{&quot;noteIndex&quot;:0},&quot;isEdited&quot;:false,&quot;manualOverride&quot;:{&quot;isManuallyOverridden&quot;:false,&quot;citeprocText&quot;:&quot;&lt;sup&gt;28,29&lt;/sup&gt;&quot;,&quot;manualOverrideText&quot;:&quot;&quot;},&quot;citationTag&quot;:&quot;MENDELEY_CITATION_v3_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&quot;,&quot;citationItems&quot;:[{&quot;id&quot;:&quot;25888dec-cf69-3b78-af35-f4ed7d38df4a&quot;,&quot;itemData&quot;:{&quot;type&quot;:&quot;article-journal&quot;,&quot;id&quot;:&quot;25888dec-cf69-3b78-af35-f4ed7d38df4a&quot;,&quot;title&quot;:&quot;Prediction of residues in discontinuous B-cell epitopes using protein 3D structures&quot;,&quot;author&quot;:[{&quot;family&quot;:&quot;Haste Andersen&quot;,&quot;given&quot;:&quot;Pernille&quot;,&quot;parse-names&quot;:false,&quot;dropping-particle&quot;:&quot;&quot;,&quot;non-dropping-particle&quot;:&quot;&quot;},{&quot;family&quot;:&quot;Nielsen&quot;,&quot;given&quot;:&quot;Morten&quot;,&quot;parse-names&quot;:false,&quot;dropping-particle&quot;:&quot;&quot;,&quot;non-dropping-particle&quot;:&quot;&quot;},{&quot;family&quot;:&quot;Lund&quot;,&quot;given&quot;:&quot;Ole&quot;,&quot;parse-names&quot;:false,&quot;dropping-particle&quot;:&quot;&quot;,&quot;non-dropping-particle&quot;:&quot;&quot;}],&quot;container-title&quot;:&quot;Protein science : a publication of the Protein Society&quot;,&quot;accessed&quot;:{&quot;date-parts&quot;:[[2026,1,4]]},&quot;DOI&quot;:&quot;10.1110/PS.062405906&quot;,&quot;ISSN&quot;:&quot;0961-8368&quot;,&quot;PMID&quot;:&quot;17001032&quot;,&quot;URL&quot;:&quot;https://pubmed.ncbi.nlm.nih.gov/17001032/&quot;,&quot;issued&quot;:{&quot;date-parts&quot;:[[2006,11]]},&quot;page&quot;:&quot;2558-2567&quot;,&quot;abstract&quot;:&quot;Discovery of discontinuous B‐cell epitopes is a major challenge in vaccine design. Previous epitope prediction methods have mostly been based on protein sequences and are not very effective. Here, we present DiscoTope, a novel method for discontinuous epitope prediction that uses protein three‐dimensional structural data. The method is based on amino acid statistics, spatial information, and surface accessibility in a compiled data set of discontinuous epitopes determined by X‐ray crystallography of antibody/antigen protein complexes. DiscoTope is the first method to focus explicitly on discontinuous epitopes. We show that the new structure‐based method has a better performance for predicting residues of discontinuous epitopes than methods based solely on sequence information, and that it can successfully predict epitope residues that have been identified by different techniques. DiscoTope detects 15.5% of residues located in discontinuous epitopes with a specificity of 95%. At this level of specificity, the conventional Parker hydrophilicity scale for predicting linear B‐cell epitopes identifies only 11.0% of residues located in discontinuous epitopes. Predictions by the DiscoTope method can guide experimental epitope mapping in both rational vaccine design and development of diagnostic tools, and may lead to more efficient epitope identification.&quot;,&quot;publisher&quot;:&quot;Protein Sci&quot;,&quot;issue&quot;:&quot;11&quot;,&quot;volume&quot;:&quot;15&quot;,&quot;container-title-short&quot;:&quot;Protein Sci.&quot;},&quot;isTemporary&quot;:false},{&quot;id&quot;:&quot;24565fb4-c857-3a07-8900-14e545c14d7b&quot;,&quot;itemData&quot;:{&quot;type&quot;:&quot;article-journal&quot;,&quot;id&quot;:&quot;24565fb4-c857-3a07-8900-14e545c14d7b&quot;,&quot;title&quot;:&quot;Reliable B cell epitope predictions: impacts of method development and improved benchmarking&quot;,&quot;author&quot;:[{&quot;family&quot;:&quot;Kringelum&quot;,&quot;given&quot;:&quot;Jens Vindahl&quot;,&quot;parse-names&quot;:false,&quot;dropping-particle&quot;:&quot;&quot;,&quot;non-dropping-particle&quot;:&quot;&quot;},{&quot;family&quot;:&quot;Lundegaard&quot;,&quot;given&quot;:&quot;Claus&quot;,&quot;parse-names&quot;:false,&quot;dropping-particle&quot;:&quot;&quot;,&quot;non-dropping-particle&quot;:&quot;&quot;},{&quot;family&quot;:&quot;Lund&quot;,&quot;given&quot;:&quot;Ole&quot;,&quot;parse-names&quot;:false,&quot;dropping-particle&quot;:&quot;&quot;,&quot;non-dropping-particle&quot;:&quot;&quot;},{&quot;family&quot;:&quot;Nielsen&quot;,&quot;given&quot;:&quot;Morten&quot;,&quot;parse-names&quot;:false,&quot;dropping-particle&quot;:&quot;&quot;,&quot;non-dropping-particle&quot;:&quot;&quot;}],&quot;container-title&quot;:&quot;PLoS computational biology&quot;,&quot;accessed&quot;:{&quot;date-parts&quot;:[[2026,1,4]]},&quot;DOI&quot;:&quot;10.1371/JOURNAL.PCBI.1002829&quot;,&quot;ISSN&quot;:&quot;1553-7358&quot;,&quot;PMID&quot;:&quot;23300419&quot;,&quot;URL&quot;:&quot;https://pubmed.ncbi.nlm.nih.gov/23300419/&quot;,&quot;issued&quot;:{&quot;date-parts&quot;:[[2012]]},&quot;abstract&quot;:&quot;The interaction between antibodies and antigens is one of the most important immune system mechanisms for clearing infectious organisms from the host. Antibodies bind to antigens at sites referred to as B-cell epitopes. Identification of the exact location of B-cell epitopes is essential in several biomedical applications such as; rational vaccine design, development of disease diagnostics and immunotherapeutics. However, experimental mapping of epitopes is resource intensive making in silico methods an appealing complementary approach. To date, the reported performance of methods for in silico mapping of B-cell epitopes has been moderate. Several issues regarding the evaluation data sets may however have led to the performance values being underestimated: Rarely, all potential epitopes have been mapped on an antigen, and antibodies are generally raised against the antigen in a given biological context not against the antigen monomer. Improper dealing with these aspects leads to many artificial false positive predictions and hence to incorrect low performance values. To demonstrate the impact of proper benchmark definitions, we here present an updated version of the DiscoTope method incorporating a novel spatial neighborhood definition and half-sphere exposure as surface measure. Compared to other state-of-the-art prediction methods, Discotope-2.0 displayed improved performance both in cross-validation and in independent evaluations. Using DiscoTope-2.0, we assessed the impact on performance when using proper benchmark definitions. For 13 proteins in the training data set where sufficient biological information was available to make a proper benchmark redefinition, the average AUC performance was improved from 0.791 to 0.824. Similarly, the average AUC performance on an independent evaluation data set improved from 0.712 to 0.727. Our results thus demonstrate that given proper benchmark definitions, B-cell epitope prediction methods achieve highly significant predictive performances suggesting these tools to be a powerful asset in rational epitope discovery. The updated version of DiscoTope is available at www.cbs.dtu.dk/services/DiscoTope-2.0. © 2012 Kringelum et al.&quot;,&quot;publisher&quot;:&quot;PLoS Comput Biol&quot;,&quot;issue&quot;:&quot;12&quot;,&quot;volume&quot;:&quot;8&quot;,&quot;container-title-short&quot;:&quot;PLoS Comput. Biol.&quot;},&quot;isTemporary&quot;:false}]}]"/>
    <we:property name="MENDELEY_CITATIONS_STYLE" value="{&quot;id&quot;:&quot;https://www.zotero.org/styles/apa-numeric-superscript&quot;,&quot;title&quot;:&quot;APA Style 7th edition (numeric, superscript)&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D5ED9-D58F-44F0-B39F-5513A60B7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22</Pages>
  <Words>5738</Words>
  <Characters>32710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ssemuyiga charles</dc:creator>
  <cp:keywords/>
  <dc:description/>
  <cp:lastModifiedBy>ssemuyiga charles</cp:lastModifiedBy>
  <cp:revision>163</cp:revision>
  <dcterms:created xsi:type="dcterms:W3CDTF">2025-02-04T15:05:00Z</dcterms:created>
  <dcterms:modified xsi:type="dcterms:W3CDTF">2026-06-15T21:26:00Z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f21c577364aad97ab36c058f9a0f597ede5a989898c69e51a90c75fa017d257d</vt:lpwstr>
  </property>
</Properties>
</file>